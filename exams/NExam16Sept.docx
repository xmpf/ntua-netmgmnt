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517" w:type="dxa"/>
        <w:tblInd w:w="-1152" w:type="dxa"/>
        <w:tblLayout w:type="fixed"/>
        <w:tblLook w:val="0000" w:firstRow="0" w:lastRow="0" w:firstColumn="0" w:lastColumn="0" w:noHBand="0" w:noVBand="0"/>
      </w:tblPr>
      <w:tblGrid>
        <w:gridCol w:w="1398"/>
        <w:gridCol w:w="9119"/>
      </w:tblGrid>
      <w:tr w:rsidR="002E5EBD" w:rsidRPr="005A36FA" w:rsidTr="00555C9C">
        <w:trPr>
          <w:cantSplit/>
          <w:trHeight w:val="1440"/>
        </w:trPr>
        <w:tc>
          <w:tcPr>
            <w:tcW w:w="1398" w:type="dxa"/>
          </w:tcPr>
          <w:p w:rsidR="002E5EBD" w:rsidRPr="002E5EBD" w:rsidRDefault="002E5EBD" w:rsidP="002E5E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object w:dxaOrig="1995" w:dyaOrig="2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7.35pt;height:63.7pt" o:ole="">
                  <v:imagedata r:id="rId7" o:title="" croptop="16027f" cropbottom="18188f" cropleft="11957f" cropright="15833f"/>
                </v:shape>
                <o:OLEObject Type="Embed" ProgID="MSDraw" ShapeID="_x0000_i1025" DrawAspect="Content" ObjectID="_1535886459" r:id="rId8">
                  <o:FieldCodes>\* mergeformat</o:FieldCodes>
                </o:OLEObject>
              </w:object>
            </w:r>
          </w:p>
          <w:p w:rsidR="002E5EBD" w:rsidRPr="002E5EBD" w:rsidRDefault="002E5EBD" w:rsidP="002E5E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19" w:type="dxa"/>
          </w:tcPr>
          <w:p w:rsidR="002E5EBD" w:rsidRPr="002E5EBD" w:rsidRDefault="002E5EBD" w:rsidP="002E5EBD">
            <w:pPr>
              <w:spacing w:after="0" w:line="240" w:lineRule="auto"/>
              <w:rPr>
                <w:rFonts w:ascii="Times New Roman" w:eastAsia="Times New Roman" w:hAnsi="Times New Roman" w:cs="Times New Roman"/>
                <w:sz w:val="50"/>
                <w:szCs w:val="50"/>
              </w:rPr>
            </w:pPr>
            <w:r w:rsidRPr="002E5EBD">
              <w:rPr>
                <w:rFonts w:ascii="Times New Roman" w:eastAsia="Times New Roman" w:hAnsi="Times New Roman" w:cs="Times New Roman"/>
                <w:b/>
                <w:sz w:val="50"/>
                <w:szCs w:val="50"/>
              </w:rPr>
              <w:t>ΕΘΝΙΚΟ ΜΕΤΣΟΒΙΟ ΠΟΛΥΤΕΧΝΕΙΟ</w:t>
            </w:r>
          </w:p>
          <w:p w:rsidR="002E5EBD" w:rsidRPr="002E5EBD" w:rsidRDefault="002E5EBD" w:rsidP="002E5E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>ΣΧΟΛΗ ΗΛΕΚΤΡΟΛΟΓΩΝ ΜΗΧΑΝΙΚΩΝ &amp; ΜΗΧΑΝΙΚΩΝ ΥΠΟΛΟΓΙΣΤΩΝ</w:t>
            </w:r>
          </w:p>
          <w:p w:rsidR="002E5EBD" w:rsidRPr="002E5EBD" w:rsidRDefault="002E5EBD" w:rsidP="002E5E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Τομέας </w:t>
            </w:r>
            <w:r w:rsidRPr="002E5EBD">
              <w:rPr>
                <w:rFonts w:ascii="Times New Roman" w:eastAsia="Times New Roman" w:hAnsi="Times New Roman" w:cs="Times New Roman"/>
                <w:color w:val="000000"/>
                <w:sz w:val="24"/>
                <w:szCs w:val="19"/>
              </w:rPr>
              <w:t>Επικοινωνιών, Ηλεκτρονικής &amp; Συστημάτων Πληροφορικής</w:t>
            </w:r>
          </w:p>
          <w:p w:rsidR="002E5EBD" w:rsidRPr="002E5EBD" w:rsidRDefault="002E5EBD" w:rsidP="002E5EBD">
            <w:pPr>
              <w:pBdr>
                <w:bottom w:val="single" w:sz="4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Εργαστήριο Διαχείρισης και Βέλτιστου Σχεδιασμού Δικτύων - NETMODE                                                                                                                    </w:t>
            </w:r>
          </w:p>
          <w:p w:rsidR="002E5EBD" w:rsidRPr="002E5EBD" w:rsidRDefault="002E5EBD" w:rsidP="002E5EBD">
            <w:pPr>
              <w:spacing w:after="0" w:line="240" w:lineRule="auto"/>
              <w:ind w:right="-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Ηρώων Πολυτεχνείου 9, Ζωγράφου, 157 80 Αθήνα, </w:t>
            </w:r>
            <w:proofErr w:type="spellStart"/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>Τηλ</w:t>
            </w:r>
            <w:proofErr w:type="spellEnd"/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>: 210-772.</w:t>
            </w:r>
            <w:r w:rsidR="0078470E">
              <w:rPr>
                <w:rFonts w:ascii="Times New Roman" w:eastAsia="Times New Roman" w:hAnsi="Times New Roman" w:cs="Times New Roman"/>
                <w:sz w:val="24"/>
                <w:szCs w:val="24"/>
              </w:rPr>
              <w:t>2503</w:t>
            </w: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>Fax</w:t>
            </w:r>
            <w:proofErr w:type="spellEnd"/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</w:rPr>
              <w:t>: 210-772.1452</w:t>
            </w:r>
          </w:p>
          <w:p w:rsidR="002E5EBD" w:rsidRPr="002E5EBD" w:rsidRDefault="002E5EBD" w:rsidP="002E5EBD">
            <w:pPr>
              <w:spacing w:after="0" w:line="240" w:lineRule="auto"/>
              <w:ind w:right="-43"/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</w:pPr>
            <w:r w:rsidRPr="002E5EBD">
              <w:rPr>
                <w:rFonts w:ascii="Times New Roman" w:eastAsia="Times New Roman" w:hAnsi="Times New Roman" w:cs="Times New Roman"/>
                <w:sz w:val="24"/>
                <w:szCs w:val="24"/>
                <w:lang w:val="it-IT"/>
              </w:rPr>
              <w:t xml:space="preserve">e-mail: maglaris@netmode.ntua.gr, URL: http://www.netmode.ntua.gr </w:t>
            </w:r>
          </w:p>
        </w:tc>
      </w:tr>
    </w:tbl>
    <w:p w:rsidR="002E5EBD" w:rsidRPr="002E5EBD" w:rsidRDefault="002E5EBD" w:rsidP="002E5E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t-IT"/>
        </w:rPr>
      </w:pPr>
    </w:p>
    <w:p w:rsidR="002E5EBD" w:rsidRPr="002E5EBD" w:rsidRDefault="002E5EBD" w:rsidP="002E5E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>Εξέταση στο Μάθημα:</w:t>
      </w:r>
    </w:p>
    <w:p w:rsidR="002E5EBD" w:rsidRPr="002E5EBD" w:rsidRDefault="002E5EBD" w:rsidP="002E5E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"ΔΙΑΧΕΙΡΙΣΗ ΔΙΚΤΥΩΝ - ΕΥΦΥΗ ΔΙΚΤΥΑ"</w:t>
      </w:r>
    </w:p>
    <w:p w:rsidR="002E5EBD" w:rsidRPr="002E5EBD" w:rsidRDefault="002E5EBD" w:rsidP="002E5E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>(9ο Εξάμηνο)</w:t>
      </w:r>
    </w:p>
    <w:p w:rsidR="002E5EBD" w:rsidRPr="002E5EBD" w:rsidRDefault="002E5EBD" w:rsidP="002E5E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Διδάσκων: Β. </w:t>
      </w:r>
      <w:proofErr w:type="spellStart"/>
      <w:r w:rsidRPr="002E5EBD">
        <w:rPr>
          <w:rFonts w:ascii="Times New Roman" w:eastAsia="Times New Roman" w:hAnsi="Times New Roman" w:cs="Times New Roman"/>
          <w:sz w:val="24"/>
          <w:szCs w:val="24"/>
        </w:rPr>
        <w:t>Μάγκλαρης</w:t>
      </w:r>
      <w:proofErr w:type="spellEnd"/>
    </w:p>
    <w:p w:rsidR="002E5EBD" w:rsidRPr="002E5EBD" w:rsidRDefault="00D72E1A" w:rsidP="002E5E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del w:id="0" w:author="user" w:date="2016-09-20T10:58:00Z">
        <w:r w:rsidDel="009A14F2">
          <w:rPr>
            <w:rFonts w:ascii="Times New Roman" w:eastAsia="Times New Roman" w:hAnsi="Times New Roman" w:cs="Times New Roman"/>
            <w:b/>
            <w:sz w:val="24"/>
            <w:szCs w:val="24"/>
          </w:rPr>
          <w:delText>24</w:delText>
        </w:r>
      </w:del>
      <w:ins w:id="1" w:author="user" w:date="2016-09-20T10:58:00Z">
        <w:r w:rsidR="009A14F2">
          <w:rPr>
            <w:rFonts w:ascii="Times New Roman" w:eastAsia="Times New Roman" w:hAnsi="Times New Roman" w:cs="Times New Roman"/>
            <w:b/>
            <w:sz w:val="24"/>
            <w:szCs w:val="24"/>
          </w:rPr>
          <w:t>2</w:t>
        </w:r>
      </w:ins>
      <w:ins w:id="2" w:author="user" w:date="2016-09-20T10:59:00Z">
        <w:r w:rsidR="009A14F2" w:rsidRPr="005A36FA">
          <w:rPr>
            <w:rFonts w:ascii="Times New Roman" w:eastAsia="Times New Roman" w:hAnsi="Times New Roman" w:cs="Times New Roman"/>
            <w:b/>
            <w:sz w:val="24"/>
            <w:szCs w:val="24"/>
            <w:rPrChange w:id="3" w:author="user" w:date="2016-09-20T13:40:00Z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rPrChange>
          </w:rPr>
          <w:t>2</w:t>
        </w:r>
      </w:ins>
      <w:r w:rsidR="002E5EBD" w:rsidRPr="002E5EBD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del w:id="4" w:author="user" w:date="2016-09-20T10:59:00Z">
        <w:r w:rsidR="002E5EBD" w:rsidRPr="002E5EBD" w:rsidDel="009A14F2">
          <w:rPr>
            <w:rFonts w:ascii="Times New Roman" w:eastAsia="Times New Roman" w:hAnsi="Times New Roman" w:cs="Times New Roman"/>
            <w:b/>
            <w:sz w:val="24"/>
            <w:szCs w:val="24"/>
          </w:rPr>
          <w:delText>0</w:delText>
        </w:r>
        <w:r w:rsidDel="009A14F2">
          <w:rPr>
            <w:rFonts w:ascii="Times New Roman" w:eastAsia="Times New Roman" w:hAnsi="Times New Roman" w:cs="Times New Roman"/>
            <w:b/>
            <w:sz w:val="24"/>
            <w:szCs w:val="24"/>
          </w:rPr>
          <w:delText>6</w:delText>
        </w:r>
      </w:del>
      <w:ins w:id="5" w:author="user" w:date="2016-09-20T10:59:00Z">
        <w:r w:rsidR="009A14F2" w:rsidRPr="002E5EBD">
          <w:rPr>
            <w:rFonts w:ascii="Times New Roman" w:eastAsia="Times New Roman" w:hAnsi="Times New Roman" w:cs="Times New Roman"/>
            <w:b/>
            <w:sz w:val="24"/>
            <w:szCs w:val="24"/>
          </w:rPr>
          <w:t>0</w:t>
        </w:r>
        <w:r w:rsidR="009A14F2" w:rsidRPr="005A36FA">
          <w:rPr>
            <w:rFonts w:ascii="Times New Roman" w:eastAsia="Times New Roman" w:hAnsi="Times New Roman" w:cs="Times New Roman"/>
            <w:b/>
            <w:sz w:val="24"/>
            <w:szCs w:val="24"/>
            <w:rPrChange w:id="6" w:author="user" w:date="2016-09-20T13:40:00Z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rPrChange>
          </w:rPr>
          <w:t>9</w:t>
        </w:r>
      </w:ins>
      <w:r w:rsidR="002E5EBD" w:rsidRPr="002E5EBD">
        <w:rPr>
          <w:rFonts w:ascii="Times New Roman" w:eastAsia="Times New Roman" w:hAnsi="Times New Roman" w:cs="Times New Roman"/>
          <w:b/>
          <w:sz w:val="24"/>
          <w:szCs w:val="24"/>
        </w:rPr>
        <w:t>.201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</w:p>
    <w:p w:rsidR="00FC1CE9" w:rsidRDefault="00FC1CE9" w:rsidP="00FC1CE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FC1CE9" w:rsidRDefault="00FC1CE9" w:rsidP="00FC1CE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BE3F3D">
        <w:rPr>
          <w:rFonts w:ascii="Times New Roman" w:eastAsia="Times New Roman" w:hAnsi="Times New Roman" w:cs="Times New Roman"/>
          <w:szCs w:val="24"/>
        </w:rPr>
        <w:t xml:space="preserve">Ανοικτά Βιβλία &amp; Σημειώσεις.  </w:t>
      </w:r>
      <w:r w:rsidRPr="00D10185">
        <w:rPr>
          <w:rFonts w:ascii="Times New Roman" w:eastAsia="Times New Roman" w:hAnsi="Times New Roman" w:cs="Times New Roman"/>
          <w:szCs w:val="24"/>
        </w:rPr>
        <w:t xml:space="preserve">Διάρκεια </w:t>
      </w:r>
      <w:del w:id="7" w:author="user" w:date="2016-09-20T10:58:00Z">
        <w:r w:rsidR="00976364" w:rsidRPr="00D10185" w:rsidDel="009A14F2">
          <w:rPr>
            <w:rFonts w:ascii="Times New Roman" w:eastAsia="Times New Roman" w:hAnsi="Times New Roman" w:cs="Times New Roman"/>
            <w:b/>
            <w:szCs w:val="24"/>
          </w:rPr>
          <w:delText>1</w:delText>
        </w:r>
        <w:r w:rsidRPr="00D10185" w:rsidDel="009A14F2">
          <w:rPr>
            <w:rFonts w:ascii="Times New Roman" w:eastAsia="Times New Roman" w:hAnsi="Times New Roman" w:cs="Times New Roman"/>
            <w:b/>
            <w:szCs w:val="24"/>
          </w:rPr>
          <w:delText>,5</w:delText>
        </w:r>
      </w:del>
      <w:ins w:id="8" w:author="user" w:date="2016-09-20T10:58:00Z">
        <w:r w:rsidR="009A14F2" w:rsidRPr="009A14F2">
          <w:rPr>
            <w:rFonts w:ascii="Times New Roman" w:eastAsia="Times New Roman" w:hAnsi="Times New Roman" w:cs="Times New Roman"/>
            <w:b/>
            <w:szCs w:val="24"/>
            <w:rPrChange w:id="9" w:author="user" w:date="2016-09-20T10:58:00Z">
              <w:rPr>
                <w:rFonts w:ascii="Times New Roman" w:eastAsia="Times New Roman" w:hAnsi="Times New Roman" w:cs="Times New Roman"/>
                <w:b/>
                <w:szCs w:val="24"/>
                <w:lang w:val="en-US"/>
              </w:rPr>
            </w:rPrChange>
          </w:rPr>
          <w:t>2</w:t>
        </w:r>
      </w:ins>
      <w:r w:rsidRPr="00D10185">
        <w:rPr>
          <w:rFonts w:ascii="Times New Roman" w:eastAsia="Times New Roman" w:hAnsi="Times New Roman" w:cs="Times New Roman"/>
          <w:b/>
          <w:szCs w:val="24"/>
        </w:rPr>
        <w:t xml:space="preserve"> ώρες</w:t>
      </w:r>
      <w:r w:rsidRPr="00D10185">
        <w:rPr>
          <w:rFonts w:ascii="Times New Roman" w:eastAsia="Times New Roman" w:hAnsi="Times New Roman" w:cs="Times New Roman"/>
          <w:szCs w:val="24"/>
        </w:rPr>
        <w:t>.</w:t>
      </w:r>
    </w:p>
    <w:p w:rsidR="00FC1CE9" w:rsidRDefault="00FC1CE9" w:rsidP="00FC1CE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20628A">
        <w:rPr>
          <w:rFonts w:ascii="Times New Roman" w:eastAsia="Times New Roman" w:hAnsi="Times New Roman" w:cs="Times New Roman"/>
          <w:szCs w:val="24"/>
        </w:rPr>
        <w:t xml:space="preserve">Θυμίζουμε ότι οι εργαστηριακές ασκήσεις ήταν υποχρεωτικές και αποτελούν το </w:t>
      </w:r>
      <w:r w:rsidRPr="0020628A">
        <w:rPr>
          <w:rFonts w:ascii="Times New Roman" w:eastAsia="Times New Roman" w:hAnsi="Times New Roman" w:cs="Times New Roman"/>
          <w:b/>
          <w:szCs w:val="24"/>
        </w:rPr>
        <w:t>30%</w:t>
      </w:r>
      <w:r w:rsidRPr="0020628A">
        <w:rPr>
          <w:rFonts w:ascii="Times New Roman" w:eastAsia="Times New Roman" w:hAnsi="Times New Roman" w:cs="Times New Roman"/>
          <w:szCs w:val="24"/>
        </w:rPr>
        <w:t xml:space="preserve"> της συνολικής βαθμολογίας.</w:t>
      </w:r>
      <w:r>
        <w:rPr>
          <w:rFonts w:ascii="Times New Roman" w:eastAsia="Times New Roman" w:hAnsi="Times New Roman" w:cs="Times New Roman"/>
          <w:szCs w:val="24"/>
        </w:rPr>
        <w:t xml:space="preserve"> </w:t>
      </w:r>
      <w:r w:rsidRPr="0020628A">
        <w:rPr>
          <w:rFonts w:ascii="Times New Roman" w:eastAsia="Times New Roman" w:hAnsi="Times New Roman" w:cs="Times New Roman"/>
          <w:b/>
          <w:szCs w:val="24"/>
        </w:rPr>
        <w:t>ΚΑΛΗ ΕΠΙΤΥΧΙΑ!</w:t>
      </w:r>
    </w:p>
    <w:p w:rsidR="00FC1CE9" w:rsidRPr="0020628A" w:rsidRDefault="00FC1CE9" w:rsidP="00FC1CE9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FC1CE9" w:rsidRPr="00BE3F3D" w:rsidRDefault="00FC1CE9" w:rsidP="00FC1CE9">
      <w:pPr>
        <w:spacing w:after="120" w:line="240" w:lineRule="auto"/>
        <w:jc w:val="both"/>
        <w:rPr>
          <w:rFonts w:ascii="Times New Roman" w:eastAsia="Times New Roman" w:hAnsi="Times New Roman" w:cs="Times New Roman"/>
          <w:szCs w:val="24"/>
        </w:rPr>
      </w:pPr>
      <w:r w:rsidRPr="00BE3F3D">
        <w:rPr>
          <w:rFonts w:ascii="Times New Roman" w:eastAsia="Times New Roman" w:hAnsi="Times New Roman" w:cs="Times New Roman"/>
          <w:szCs w:val="24"/>
        </w:rPr>
        <w:t xml:space="preserve">Οι βαθμοί θα ανακοινωθούν στο </w:t>
      </w:r>
      <w:r w:rsidRPr="00BE3F3D">
        <w:rPr>
          <w:rFonts w:ascii="Times New Roman" w:eastAsia="Times New Roman" w:hAnsi="Times New Roman" w:cs="Times New Roman"/>
          <w:szCs w:val="24"/>
          <w:lang w:val="en-US"/>
        </w:rPr>
        <w:t>URL</w:t>
      </w:r>
      <w:r w:rsidRPr="00BE3F3D">
        <w:rPr>
          <w:rFonts w:ascii="Times New Roman" w:eastAsia="Times New Roman" w:hAnsi="Times New Roman" w:cs="Times New Roman"/>
          <w:szCs w:val="24"/>
        </w:rPr>
        <w:t xml:space="preserve">: </w:t>
      </w:r>
      <w:r w:rsidRPr="0020628A">
        <w:rPr>
          <w:rFonts w:ascii="Times New Roman" w:eastAsia="Times New Roman" w:hAnsi="Times New Roman" w:cs="Times New Roman"/>
          <w:b/>
          <w:szCs w:val="24"/>
          <w:lang w:val="en-US"/>
        </w:rPr>
        <w:t>http</w:t>
      </w:r>
      <w:r w:rsidRPr="0020628A">
        <w:rPr>
          <w:rFonts w:ascii="Times New Roman" w:eastAsia="Times New Roman" w:hAnsi="Times New Roman" w:cs="Times New Roman"/>
          <w:b/>
          <w:szCs w:val="24"/>
        </w:rPr>
        <w:t>://</w:t>
      </w:r>
      <w:r w:rsidRPr="0020628A">
        <w:rPr>
          <w:rFonts w:ascii="Times New Roman" w:eastAsia="Times New Roman" w:hAnsi="Times New Roman" w:cs="Times New Roman"/>
          <w:b/>
          <w:szCs w:val="24"/>
          <w:lang w:val="en-US"/>
        </w:rPr>
        <w:t>www</w:t>
      </w:r>
      <w:r w:rsidRPr="0020628A">
        <w:rPr>
          <w:rFonts w:ascii="Times New Roman" w:eastAsia="Times New Roman" w:hAnsi="Times New Roman" w:cs="Times New Roman"/>
          <w:b/>
          <w:szCs w:val="24"/>
        </w:rPr>
        <w:t>.</w:t>
      </w:r>
      <w:proofErr w:type="spellStart"/>
      <w:r w:rsidRPr="0020628A">
        <w:rPr>
          <w:rFonts w:ascii="Times New Roman" w:eastAsia="Times New Roman" w:hAnsi="Times New Roman" w:cs="Times New Roman"/>
          <w:b/>
          <w:szCs w:val="24"/>
          <w:lang w:val="en-US"/>
        </w:rPr>
        <w:t>netmode</w:t>
      </w:r>
      <w:proofErr w:type="spellEnd"/>
      <w:r w:rsidRPr="0020628A">
        <w:rPr>
          <w:rFonts w:ascii="Times New Roman" w:eastAsia="Times New Roman" w:hAnsi="Times New Roman" w:cs="Times New Roman"/>
          <w:b/>
          <w:szCs w:val="24"/>
        </w:rPr>
        <w:t>.</w:t>
      </w:r>
      <w:proofErr w:type="spellStart"/>
      <w:r w:rsidRPr="0020628A">
        <w:rPr>
          <w:rFonts w:ascii="Times New Roman" w:eastAsia="Times New Roman" w:hAnsi="Times New Roman" w:cs="Times New Roman"/>
          <w:b/>
          <w:szCs w:val="24"/>
          <w:lang w:val="en-US"/>
        </w:rPr>
        <w:t>ntua</w:t>
      </w:r>
      <w:proofErr w:type="spellEnd"/>
      <w:r w:rsidRPr="0020628A">
        <w:rPr>
          <w:rFonts w:ascii="Times New Roman" w:eastAsia="Times New Roman" w:hAnsi="Times New Roman" w:cs="Times New Roman"/>
          <w:b/>
          <w:szCs w:val="24"/>
        </w:rPr>
        <w:t>.</w:t>
      </w:r>
      <w:r w:rsidRPr="0020628A">
        <w:rPr>
          <w:rFonts w:ascii="Times New Roman" w:eastAsia="Times New Roman" w:hAnsi="Times New Roman" w:cs="Times New Roman"/>
          <w:b/>
          <w:szCs w:val="24"/>
          <w:lang w:val="en-US"/>
        </w:rPr>
        <w:t>gr</w:t>
      </w:r>
    </w:p>
    <w:p w:rsidR="00E05F8A" w:rsidRPr="002E5EBD" w:rsidRDefault="00E05F8A" w:rsidP="002E5EBD">
      <w:pPr>
        <w:spacing w:after="120" w:line="240" w:lineRule="auto"/>
        <w:jc w:val="both"/>
        <w:rPr>
          <w:rFonts w:ascii="Times New Roman" w:eastAsia="Times New Roman" w:hAnsi="Times New Roman" w:cs="Times New Roman"/>
          <w:szCs w:val="24"/>
        </w:rPr>
      </w:pPr>
    </w:p>
    <w:p w:rsidR="002E5EBD" w:rsidRPr="002E5EBD" w:rsidRDefault="002E5EBD" w:rsidP="002E5EBD">
      <w:pPr>
        <w:spacing w:after="12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b/>
          <w:bCs/>
          <w:sz w:val="24"/>
          <w:szCs w:val="24"/>
        </w:rPr>
        <w:t>ΘΕΜΑ 1 (</w:t>
      </w:r>
      <w:r w:rsidR="00C64B8F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2E5EB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μονάδες)</w:t>
      </w:r>
    </w:p>
    <w:p w:rsidR="00D72E1A" w:rsidRDefault="00D72E1A" w:rsidP="00D72E1A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Cs w:val="24"/>
        </w:rPr>
        <w:t xml:space="preserve">Δίνεται το τοπικό </w:t>
      </w:r>
      <w:r w:rsidRPr="00B05A57">
        <w:rPr>
          <w:rFonts w:ascii="Times New Roman" w:eastAsia="Times New Roman" w:hAnsi="Times New Roman" w:cs="Times New Roman"/>
          <w:szCs w:val="24"/>
        </w:rPr>
        <w:t>δίκτυο</w:t>
      </w:r>
      <w:r>
        <w:rPr>
          <w:rFonts w:ascii="Times New Roman" w:eastAsia="Times New Roman" w:hAnsi="Times New Roman" w:cs="Times New Roman"/>
          <w:szCs w:val="24"/>
        </w:rPr>
        <w:t xml:space="preserve"> του σχήματος, με πρόθεμα (</w:t>
      </w:r>
      <w:r>
        <w:rPr>
          <w:rFonts w:ascii="Times New Roman" w:eastAsia="Times New Roman" w:hAnsi="Times New Roman" w:cs="Times New Roman"/>
          <w:szCs w:val="24"/>
          <w:lang w:val="en-US"/>
        </w:rPr>
        <w:t>prefix</w:t>
      </w:r>
      <w:r w:rsidRPr="00101A34">
        <w:rPr>
          <w:rFonts w:ascii="Times New Roman" w:eastAsia="Times New Roman" w:hAnsi="Times New Roman" w:cs="Times New Roman"/>
          <w:szCs w:val="24"/>
        </w:rPr>
        <w:t>)</w:t>
      </w:r>
      <w:r>
        <w:rPr>
          <w:rFonts w:ascii="Times New Roman" w:eastAsia="Times New Roman" w:hAnsi="Times New Roman" w:cs="Times New Roman"/>
          <w:szCs w:val="24"/>
        </w:rPr>
        <w:t xml:space="preserve"> διευθύνσεων </w:t>
      </w:r>
      <w:r w:rsidR="0078470E">
        <w:rPr>
          <w:rFonts w:ascii="Times New Roman" w:eastAsia="Times New Roman" w:hAnsi="Times New Roman" w:cs="Times New Roman"/>
          <w:szCs w:val="24"/>
        </w:rPr>
        <w:t>147.102.0.0/16</w:t>
      </w:r>
      <w:r w:rsidRPr="00B05A57">
        <w:rPr>
          <w:rFonts w:ascii="Times New Roman" w:eastAsia="Times New Roman" w:hAnsi="Times New Roman" w:cs="Times New Roman"/>
          <w:szCs w:val="24"/>
        </w:rPr>
        <w:t xml:space="preserve">, </w:t>
      </w:r>
      <w:r w:rsidR="0078470E">
        <w:rPr>
          <w:rFonts w:ascii="Times New Roman" w:eastAsia="Times New Roman" w:hAnsi="Times New Roman" w:cs="Times New Roman"/>
          <w:szCs w:val="24"/>
        </w:rPr>
        <w:t xml:space="preserve">το οποίο </w:t>
      </w:r>
      <w:r>
        <w:rPr>
          <w:rFonts w:ascii="Times New Roman" w:eastAsia="Times New Roman" w:hAnsi="Times New Roman" w:cs="Times New Roman"/>
          <w:szCs w:val="24"/>
        </w:rPr>
        <w:t>αποτελείται</w:t>
      </w:r>
      <w:r w:rsidRPr="00B05A57">
        <w:rPr>
          <w:rFonts w:ascii="Times New Roman" w:eastAsia="Times New Roman" w:hAnsi="Times New Roman" w:cs="Times New Roman"/>
          <w:szCs w:val="24"/>
        </w:rPr>
        <w:t xml:space="preserve"> από τρία διασυνδεόμενα υποδίκτυα</w:t>
      </w:r>
      <w:r w:rsidR="0078470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72E1A" w:rsidRDefault="00D72E1A" w:rsidP="00D72E1A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2E1A" w:rsidRPr="008C7E7B" w:rsidRDefault="008C7E7B" w:rsidP="00D72E1A">
      <w:pPr>
        <w:tabs>
          <w:tab w:val="left" w:pos="2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del w:id="10" w:author="user" w:date="2016-09-20T14:13:00Z">
        <w:r w:rsidDel="00B240B3">
          <w:object w:dxaOrig="18140" w:dyaOrig="11109">
            <v:shape id="_x0000_i1026" type="#_x0000_t75" style="width:6in;height:264.4pt" o:ole="">
              <v:imagedata r:id="rId9" o:title=""/>
            </v:shape>
            <o:OLEObject Type="Embed" ProgID="Visio.Drawing.11" ShapeID="_x0000_i1026" DrawAspect="Content" ObjectID="_1535886460" r:id="rId10"/>
          </w:object>
        </w:r>
      </w:del>
      <w:ins w:id="11" w:author="user" w:date="2016-09-20T14:13:00Z">
        <w:r w:rsidR="00B240B3">
          <w:object w:dxaOrig="18140" w:dyaOrig="11737">
            <v:shape id="_x0000_i1027" type="#_x0000_t75" style="width:6in;height:279.1pt" o:ole="">
              <v:imagedata r:id="rId11" o:title=""/>
            </v:shape>
            <o:OLEObject Type="Embed" ProgID="Visio.Drawing.11" ShapeID="_x0000_i1027" DrawAspect="Content" ObjectID="_1535886461" r:id="rId12"/>
          </w:object>
        </w:r>
      </w:ins>
    </w:p>
    <w:p w:rsidR="00D72E1A" w:rsidRDefault="00D72E1A" w:rsidP="00D72E1A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10505" w:rsidRPr="008C7E7B" w:rsidRDefault="00210505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pPrChange w:id="12" w:author="user" w:date="2016-09-20T11:00:00Z">
          <w:pPr>
            <w:tabs>
              <w:tab w:val="left" w:pos="284"/>
            </w:tabs>
            <w:spacing w:after="0" w:line="240" w:lineRule="auto"/>
          </w:pPr>
        </w:pPrChange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Τα υποδίκτυα </w:t>
      </w:r>
      <w:r w:rsidR="007B61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B61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II</w:t>
      </w:r>
      <w:r w:rsidR="007B616D" w:rsidRPr="007B616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del w:id="13" w:author="user" w:date="2016-09-19T16:53:00Z">
        <w:r w:rsidDel="008C7E7B">
          <w:rPr>
            <w:rFonts w:ascii="Times New Roman" w:eastAsia="Times New Roman" w:hAnsi="Times New Roman" w:cs="Times New Roman"/>
            <w:sz w:val="24"/>
            <w:szCs w:val="24"/>
          </w:rPr>
          <w:delText xml:space="preserve">και </w:delText>
        </w:r>
        <w:r w:rsidR="007B616D" w:rsidDel="008C7E7B">
          <w:rPr>
            <w:rFonts w:ascii="Times New Roman" w:eastAsia="Times New Roman" w:hAnsi="Times New Roman" w:cs="Times New Roman"/>
            <w:i/>
            <w:sz w:val="24"/>
            <w:szCs w:val="24"/>
            <w:lang w:val="en-US"/>
          </w:rPr>
          <w:delText>III</w:delText>
        </w:r>
        <w:r w:rsidRPr="00210505" w:rsidDel="008C7E7B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έχουν πρόσβαση στο </w:t>
      </w:r>
      <w:r w:rsidRPr="00210505">
        <w:rPr>
          <w:rFonts w:ascii="Times New Roman" w:eastAsia="Times New Roman" w:hAnsi="Times New Roman" w:cs="Times New Roman"/>
          <w:sz w:val="24"/>
          <w:szCs w:val="24"/>
          <w:lang w:val="en-US"/>
        </w:rPr>
        <w:t>Internet</w:t>
      </w:r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 μέσω του δρομολογητή (</w:t>
      </w:r>
      <w:r w:rsidRPr="00210505">
        <w:rPr>
          <w:rFonts w:ascii="Times New Roman" w:eastAsia="Times New Roman" w:hAnsi="Times New Roman" w:cs="Times New Roman"/>
          <w:sz w:val="24"/>
          <w:szCs w:val="24"/>
          <w:lang w:val="en-US"/>
        </w:rPr>
        <w:t>Router</w:t>
      </w:r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 και του δρομολογητή του </w:t>
      </w:r>
      <w:r w:rsidRPr="00210505">
        <w:rPr>
          <w:rFonts w:ascii="Times New Roman" w:eastAsia="Times New Roman" w:hAnsi="Times New Roman" w:cs="Times New Roman"/>
          <w:sz w:val="24"/>
          <w:szCs w:val="24"/>
          <w:lang w:val="en-US"/>
        </w:rPr>
        <w:t>ISP</w:t>
      </w:r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 με </w:t>
      </w:r>
      <w:r w:rsidRPr="00210505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21050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7424" w:rsidRPr="00F87424">
        <w:rPr>
          <w:rFonts w:ascii="Times New Roman" w:eastAsia="Times New Roman" w:hAnsi="Times New Roman" w:cs="Times New Roman"/>
          <w:sz w:val="24"/>
          <w:szCs w:val="24"/>
        </w:rPr>
        <w:t>62.217.96.169/30</w:t>
      </w:r>
      <w:r w:rsidR="00F87424">
        <w:rPr>
          <w:rFonts w:ascii="Times New Roman" w:eastAsia="Times New Roman" w:hAnsi="Times New Roman" w:cs="Times New Roman"/>
          <w:sz w:val="24"/>
          <w:szCs w:val="24"/>
        </w:rPr>
        <w:t>.</w:t>
      </w:r>
      <w:ins w:id="14" w:author="user" w:date="2016-09-19T16:53:00Z"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ins w:id="15" w:author="user" w:date="2016-09-19T16:54:00Z"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Το υποδίκτυο </w:t>
        </w:r>
        <w:r w:rsidR="008C7E7B">
          <w:rPr>
            <w:rFonts w:ascii="Times New Roman" w:eastAsia="Times New Roman" w:hAnsi="Times New Roman" w:cs="Times New Roman"/>
            <w:i/>
            <w:sz w:val="24"/>
            <w:szCs w:val="24"/>
          </w:rPr>
          <w:t>ΙΙΙ</w:t>
        </w:r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 έχουν πρόσβαση στο </w: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Internet</w: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16" w:author="user" w:date="2016-09-19T16:5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 w:rsidR="008C7E7B">
          <w:rPr>
            <w:rFonts w:ascii="Times New Roman" w:eastAsia="Times New Roman" w:hAnsi="Times New Roman" w:cs="Times New Roman"/>
            <w:sz w:val="24"/>
            <w:szCs w:val="24"/>
          </w:rPr>
          <w:t>μέσω του δρομολογητή (</w: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Router</w: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17" w:author="user" w:date="2016-09-19T16:5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) 3 </w:t>
        </w:r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και του δρομολογητή του </w: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ISP</w: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18" w:author="user" w:date="2016-09-19T16:5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με </w: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IP</w: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19" w:author="user" w:date="2016-09-19T16:5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147.102.238.70/30</w:t>
        </w:r>
      </w:ins>
    </w:p>
    <w:p w:rsidR="007934C2" w:rsidRDefault="007934C2" w:rsidP="006E78C4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5EBD" w:rsidRPr="002E5EBD" w:rsidRDefault="002E5EBD" w:rsidP="006E78C4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>Α. Ζητείται να προσδιοριστούν τα παρακάτω 5 υποδίκτυα (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subnets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>) με την μέγιστη οικονομία διευθύνσεων:</w:t>
      </w:r>
    </w:p>
    <w:p w:rsidR="002E5EBD" w:rsidRPr="002E5EBD" w:rsidRDefault="002E5EBD" w:rsidP="006E78C4">
      <w:pPr>
        <w:numPr>
          <w:ilvl w:val="0"/>
          <w:numId w:val="1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Το υποδίκτυο </w:t>
      </w:r>
      <w:r w:rsidR="007B61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που περιλαμβάνει </w:t>
      </w:r>
      <w:ins w:id="20" w:author="user" w:date="2016-09-20T11:01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 xml:space="preserve">συνολικά </w:t>
        </w:r>
      </w:ins>
      <w:del w:id="21" w:author="user" w:date="2016-09-20T11:03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 xml:space="preserve">12 </w:delText>
        </w:r>
      </w:del>
      <w:ins w:id="22" w:author="user" w:date="2016-09-20T11:03:00Z">
        <w:r w:rsidR="009A14F2" w:rsidRPr="002E5EBD">
          <w:rPr>
            <w:rFonts w:ascii="Times New Roman" w:eastAsia="Times New Roman" w:hAnsi="Times New Roman" w:cs="Times New Roman"/>
            <w:sz w:val="24"/>
            <w:szCs w:val="24"/>
          </w:rPr>
          <w:t>1</w:t>
        </w:r>
        <w:r w:rsidR="009A14F2">
          <w:rPr>
            <w:rFonts w:ascii="Times New Roman" w:eastAsia="Times New Roman" w:hAnsi="Times New Roman" w:cs="Times New Roman"/>
            <w:sz w:val="24"/>
            <w:szCs w:val="24"/>
          </w:rPr>
          <w:t>4</w:t>
        </w:r>
        <w:r w:rsidR="009A14F2" w:rsidRPr="002E5EBD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υπολογιστές. Ο υπολογιστής Α έχει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147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102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del w:id="23" w:author="user" w:date="2016-09-20T11:02:00Z">
        <w:r w:rsidR="006E78C4" w:rsidDel="009A14F2">
          <w:rPr>
            <w:rFonts w:ascii="Times New Roman" w:eastAsia="Times New Roman" w:hAnsi="Times New Roman" w:cs="Times New Roman"/>
            <w:sz w:val="24"/>
            <w:szCs w:val="24"/>
          </w:rPr>
          <w:delText>1</w:delText>
        </w:r>
      </w:del>
      <w:ins w:id="24" w:author="user" w:date="2016-09-20T11:02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13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  <w:del w:id="25" w:author="user" w:date="2016-09-20T11:02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>226</w:delText>
        </w:r>
      </w:del>
      <w:ins w:id="26" w:author="user" w:date="2016-09-20T11:02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145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5EBD" w:rsidRPr="002E5EBD" w:rsidRDefault="002E5EBD" w:rsidP="006E78C4">
      <w:pPr>
        <w:numPr>
          <w:ilvl w:val="0"/>
          <w:numId w:val="1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Το υποδίκτυο </w:t>
      </w:r>
      <w:r w:rsidR="007B61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II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που περιλαμβάνει</w:t>
      </w:r>
      <w:ins w:id="27" w:author="user" w:date="2016-09-20T11:01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 xml:space="preserve"> συνολικά </w:t>
        </w:r>
      </w:ins>
      <w:del w:id="28" w:author="user" w:date="2016-09-20T11:01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="0078470E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υπολογιστές. Ο υπολογιστής Β έχει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147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102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del w:id="29" w:author="user" w:date="2016-09-20T11:03:00Z">
        <w:r w:rsidR="006E78C4" w:rsidDel="009A14F2">
          <w:rPr>
            <w:rFonts w:ascii="Times New Roman" w:eastAsia="Times New Roman" w:hAnsi="Times New Roman" w:cs="Times New Roman"/>
            <w:sz w:val="24"/>
            <w:szCs w:val="24"/>
          </w:rPr>
          <w:delText>2</w:delText>
        </w:r>
      </w:del>
      <w:ins w:id="30" w:author="user" w:date="2016-09-20T11:03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14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  <w:del w:id="31" w:author="user" w:date="2016-09-20T11:03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>35</w:delText>
        </w:r>
      </w:del>
      <w:ins w:id="32" w:author="user" w:date="2016-09-20T11:05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35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5EBD" w:rsidRPr="002E5EBD" w:rsidRDefault="002E5EBD" w:rsidP="006E78C4">
      <w:pPr>
        <w:numPr>
          <w:ilvl w:val="0"/>
          <w:numId w:val="1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Το υποδίκτυο </w:t>
      </w:r>
      <w:r w:rsidR="007B616D">
        <w:rPr>
          <w:rFonts w:ascii="Times New Roman" w:eastAsia="Times New Roman" w:hAnsi="Times New Roman" w:cs="Times New Roman"/>
          <w:i/>
          <w:sz w:val="24"/>
          <w:szCs w:val="24"/>
          <w:lang w:val="en-US"/>
        </w:rPr>
        <w:t>III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που περιλαμβάνει </w:t>
      </w:r>
      <w:ins w:id="33" w:author="user" w:date="2016-09-20T11:01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 xml:space="preserve">συνολικά </w:t>
        </w:r>
      </w:ins>
      <w:del w:id="34" w:author="user" w:date="2016-09-20T11:04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 xml:space="preserve">29 </w:delText>
        </w:r>
      </w:del>
      <w:ins w:id="35" w:author="user" w:date="2016-09-20T11:04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61</w:t>
        </w:r>
        <w:r w:rsidR="009A14F2" w:rsidRPr="002E5EBD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υπολογιστές. Ο υπολογιστής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έχει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147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102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del w:id="36" w:author="user" w:date="2016-09-20T11:03:00Z">
        <w:r w:rsidR="006E78C4" w:rsidDel="009A14F2">
          <w:rPr>
            <w:rFonts w:ascii="Times New Roman" w:eastAsia="Times New Roman" w:hAnsi="Times New Roman" w:cs="Times New Roman"/>
            <w:sz w:val="24"/>
            <w:szCs w:val="24"/>
          </w:rPr>
          <w:delText>3</w:delText>
        </w:r>
      </w:del>
      <w:ins w:id="37" w:author="user" w:date="2016-09-20T11:03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22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  <w:del w:id="38" w:author="user" w:date="2016-09-20T11:04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>1</w:delText>
        </w:r>
      </w:del>
      <w:ins w:id="39" w:author="user" w:date="2016-09-20T11:04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65</w:t>
        </w:r>
      </w:ins>
      <w:del w:id="40" w:author="user" w:date="2016-09-20T11:04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>50</w:delText>
        </w:r>
      </w:del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E5EBD" w:rsidRPr="002E5EBD" w:rsidRDefault="002E5EBD" w:rsidP="006E78C4">
      <w:pPr>
        <w:numPr>
          <w:ilvl w:val="0"/>
          <w:numId w:val="1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>Το υποδίκτυο για τη σύνδεση των δρομολογητών 1, 2 (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interfaces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) που συνδέονται μέσω του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VLAN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Α που ορίζουν οι πόρτες 1 και 2 του </w:t>
      </w:r>
      <w:proofErr w:type="spellStart"/>
      <w:r w:rsidRPr="002E5EBD">
        <w:rPr>
          <w:rFonts w:ascii="Times New Roman" w:eastAsia="Times New Roman" w:hAnsi="Times New Roman" w:cs="Times New Roman"/>
          <w:sz w:val="24"/>
          <w:szCs w:val="24"/>
        </w:rPr>
        <w:t>μεταγωγέα</w:t>
      </w:r>
      <w:proofErr w:type="spellEnd"/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. Η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του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 xml:space="preserve"> είναι 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147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102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>.</w:t>
      </w:r>
      <w:del w:id="41" w:author="user" w:date="2016-09-20T11:05:00Z">
        <w:r w:rsidR="006E78C4" w:rsidDel="009A14F2">
          <w:rPr>
            <w:rFonts w:ascii="Times New Roman" w:eastAsia="Times New Roman" w:hAnsi="Times New Roman" w:cs="Times New Roman"/>
            <w:sz w:val="24"/>
            <w:szCs w:val="24"/>
          </w:rPr>
          <w:delText>4</w:delText>
        </w:r>
      </w:del>
      <w:ins w:id="42" w:author="user" w:date="2016-09-20T11:05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23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.5.</w:t>
      </w:r>
    </w:p>
    <w:p w:rsidR="002E5EBD" w:rsidRPr="002E5EBD" w:rsidRDefault="002E5EBD" w:rsidP="006E78C4">
      <w:pPr>
        <w:numPr>
          <w:ilvl w:val="0"/>
          <w:numId w:val="1"/>
        </w:num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EBD">
        <w:rPr>
          <w:rFonts w:ascii="Times New Roman" w:eastAsia="Times New Roman" w:hAnsi="Times New Roman" w:cs="Times New Roman"/>
          <w:sz w:val="24"/>
          <w:szCs w:val="24"/>
        </w:rPr>
        <w:t>Το υποδίκτυο για τη σύνδεση των δρομολογητών 2, 3 (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interfaces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>, 3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) που συνδέονται μέσω του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VLAN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Β που ορίζουν οι πόρτες 3 και 4 του </w:t>
      </w:r>
      <w:proofErr w:type="spellStart"/>
      <w:r w:rsidRPr="002E5EBD">
        <w:rPr>
          <w:rFonts w:ascii="Times New Roman" w:eastAsia="Times New Roman" w:hAnsi="Times New Roman" w:cs="Times New Roman"/>
          <w:sz w:val="24"/>
          <w:szCs w:val="24"/>
        </w:rPr>
        <w:t>μεταγωγέα</w:t>
      </w:r>
      <w:proofErr w:type="spellEnd"/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. Στο ίδιο υποδίκτυο ανήκει και η διαχειριστική </w:t>
      </w:r>
      <w:r w:rsidRPr="002E5EBD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του </w:t>
      </w:r>
      <w:proofErr w:type="spellStart"/>
      <w:r w:rsidRPr="002E5EBD">
        <w:rPr>
          <w:rFonts w:ascii="Times New Roman" w:eastAsia="Times New Roman" w:hAnsi="Times New Roman" w:cs="Times New Roman"/>
          <w:sz w:val="24"/>
          <w:szCs w:val="24"/>
        </w:rPr>
        <w:t>μεταγωγέα</w:t>
      </w:r>
      <w:proofErr w:type="spellEnd"/>
      <w:r w:rsidRPr="002E5EBD">
        <w:rPr>
          <w:rFonts w:ascii="Times New Roman" w:eastAsia="Times New Roman" w:hAnsi="Times New Roman" w:cs="Times New Roman"/>
          <w:sz w:val="24"/>
          <w:szCs w:val="24"/>
        </w:rPr>
        <w:t xml:space="preserve"> η οποία είναι 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147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  <w:r w:rsidR="00D72E1A">
        <w:rPr>
          <w:rFonts w:ascii="Times New Roman" w:eastAsia="Times New Roman" w:hAnsi="Times New Roman" w:cs="Times New Roman"/>
          <w:sz w:val="24"/>
          <w:szCs w:val="24"/>
        </w:rPr>
        <w:t>102</w:t>
      </w:r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  <w:del w:id="43" w:author="user" w:date="2016-09-20T11:06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>5</w:delText>
        </w:r>
      </w:del>
      <w:ins w:id="44" w:author="user" w:date="2016-09-20T11:06:00Z">
        <w:r w:rsidR="009A14F2">
          <w:rPr>
            <w:rFonts w:ascii="Times New Roman" w:eastAsia="Times New Roman" w:hAnsi="Times New Roman" w:cs="Times New Roman"/>
            <w:sz w:val="24"/>
            <w:szCs w:val="24"/>
          </w:rPr>
          <w:t>24</w:t>
        </w:r>
      </w:ins>
      <w:r w:rsidRPr="002E5EBD">
        <w:rPr>
          <w:rFonts w:ascii="Times New Roman" w:eastAsia="Times New Roman" w:hAnsi="Times New Roman" w:cs="Times New Roman"/>
          <w:sz w:val="24"/>
          <w:szCs w:val="24"/>
        </w:rPr>
        <w:t>.</w:t>
      </w:r>
      <w:ins w:id="45" w:author="user" w:date="2016-09-20T11:21:00Z">
        <w:r w:rsidR="00CA0466">
          <w:rPr>
            <w:rFonts w:ascii="Times New Roman" w:eastAsia="Times New Roman" w:hAnsi="Times New Roman" w:cs="Times New Roman"/>
            <w:sz w:val="24"/>
            <w:szCs w:val="24"/>
          </w:rPr>
          <w:t>19</w:t>
        </w:r>
      </w:ins>
      <w:del w:id="46" w:author="user" w:date="2016-09-20T11:06:00Z">
        <w:r w:rsidRPr="002E5EBD" w:rsidDel="009A14F2">
          <w:rPr>
            <w:rFonts w:ascii="Times New Roman" w:eastAsia="Times New Roman" w:hAnsi="Times New Roman" w:cs="Times New Roman"/>
            <w:sz w:val="24"/>
            <w:szCs w:val="24"/>
          </w:rPr>
          <w:delText>11</w:delText>
        </w:r>
      </w:del>
      <w:del w:id="47" w:author="user" w:date="2016-09-20T11:20:00Z">
        <w:r w:rsidR="00B547B1" w:rsidRPr="006E78C4" w:rsidDel="00CA0466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</w:del>
      <w:ins w:id="48" w:author="user" w:date="2016-09-20T11:20:00Z">
        <w:r w:rsidR="00CA0466"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:rsidR="002E5EBD" w:rsidRPr="002E5EBD" w:rsidRDefault="002E5EBD" w:rsidP="002E5EBD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E5EBD" w:rsidRPr="006E78C4" w:rsidRDefault="002E5EBD" w:rsidP="006E78C4">
      <w:pPr>
        <w:tabs>
          <w:tab w:val="left" w:pos="284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Β. </w:t>
      </w:r>
      <w:r w:rsidR="006E78C4" w:rsidRPr="006E78C4">
        <w:rPr>
          <w:rFonts w:ascii="Times New Roman" w:eastAsia="Times New Roman" w:hAnsi="Times New Roman" w:cs="Times New Roman"/>
          <w:sz w:val="24"/>
          <w:szCs w:val="24"/>
        </w:rPr>
        <w:t>Αποδώστε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διευθύνσεις στα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interfaces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6B6D" w:rsidRPr="00A06B6D">
        <w:rPr>
          <w:rFonts w:ascii="Times New Roman" w:eastAsia="Times New Roman" w:hAnsi="Times New Roman" w:cs="Times New Roman"/>
          <w:sz w:val="24"/>
          <w:szCs w:val="24"/>
        </w:rPr>
        <w:t>1</w:t>
      </w:r>
      <w:r w:rsidR="00A06B6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A06B6D" w:rsidRPr="00A06B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7B616D" w:rsidRPr="007B616D">
        <w:rPr>
          <w:rFonts w:ascii="Times New Roman" w:eastAsia="Times New Roman" w:hAnsi="Times New Roman" w:cs="Times New Roman"/>
          <w:sz w:val="24"/>
          <w:szCs w:val="24"/>
        </w:rPr>
        <w:t>, 1</w:t>
      </w:r>
      <w:r w:rsidR="007B616D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, 2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3C619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C6195" w:rsidRPr="003C6195">
        <w:rPr>
          <w:rFonts w:ascii="Times New Roman" w:eastAsia="Times New Roman" w:hAnsi="Times New Roman" w:cs="Times New Roman"/>
          <w:sz w:val="24"/>
          <w:szCs w:val="24"/>
        </w:rPr>
        <w:t>3</w:t>
      </w:r>
      <w:r w:rsidR="007B616D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ins w:id="49" w:author="user" w:date="2016-09-19T16:55:00Z"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r w:rsidR="008C7E7B" w:rsidRPr="003C6195">
          <w:rPr>
            <w:rFonts w:ascii="Times New Roman" w:eastAsia="Times New Roman" w:hAnsi="Times New Roman" w:cs="Times New Roman"/>
            <w:sz w:val="24"/>
            <w:szCs w:val="24"/>
          </w:rPr>
          <w:t>3</w:t>
        </w:r>
        <w:r w:rsidR="008C7E7B" w:rsidRPr="003C6195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b</w:t>
        </w:r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r w:rsidR="008C7E7B" w:rsidRPr="003C6195">
          <w:rPr>
            <w:rFonts w:ascii="Times New Roman" w:eastAsia="Times New Roman" w:hAnsi="Times New Roman" w:cs="Times New Roman"/>
            <w:sz w:val="24"/>
            <w:szCs w:val="24"/>
          </w:rPr>
          <w:t>3</w: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50" w:author="user" w:date="2016-09-19T16:55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del w:id="51" w:author="user" w:date="2016-09-19T16:55:00Z">
        <w:r w:rsidR="003C6195" w:rsidDel="008C7E7B">
          <w:rPr>
            <w:rFonts w:ascii="Times New Roman" w:eastAsia="Times New Roman" w:hAnsi="Times New Roman" w:cs="Times New Roman"/>
            <w:sz w:val="24"/>
            <w:szCs w:val="24"/>
          </w:rPr>
          <w:delText xml:space="preserve">, </w:delText>
        </w:r>
        <w:r w:rsidRPr="003C6195" w:rsidDel="008C7E7B">
          <w:rPr>
            <w:rFonts w:ascii="Times New Roman" w:eastAsia="Times New Roman" w:hAnsi="Times New Roman" w:cs="Times New Roman"/>
            <w:sz w:val="24"/>
            <w:szCs w:val="24"/>
          </w:rPr>
          <w:delText>3</w:delText>
        </w:r>
        <w:r w:rsidRPr="003C6195" w:rsidDel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delText>b</w:delText>
        </w:r>
        <w:r w:rsidR="003C6195" w:rsidRPr="007934C2" w:rsidDel="008C7E7B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των δρομολογητών 1, 2 και 3 </w:t>
      </w:r>
      <w:r w:rsidR="006E78C4" w:rsidRPr="006E78C4">
        <w:rPr>
          <w:rFonts w:ascii="Times New Roman" w:eastAsia="Times New Roman" w:hAnsi="Times New Roman" w:cs="Times New Roman"/>
          <w:sz w:val="24"/>
          <w:szCs w:val="24"/>
        </w:rPr>
        <w:t>και περιγράψτε τους πίνακες δρομολόγησης του δρομολογητή</w:t>
      </w:r>
      <w:r w:rsidR="006E78C4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6E78C4" w:rsidRPr="006E78C4">
        <w:rPr>
          <w:rFonts w:ascii="Times New Roman" w:eastAsia="Times New Roman" w:hAnsi="Times New Roman" w:cs="Times New Roman"/>
          <w:sz w:val="24"/>
          <w:szCs w:val="24"/>
        </w:rPr>
        <w:t xml:space="preserve"> και των υπολογιστών </w:t>
      </w:r>
      <w:r w:rsidR="006E78C4"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6E78C4" w:rsidRPr="006E78C4">
        <w:rPr>
          <w:rFonts w:ascii="Times New Roman" w:eastAsia="Times New Roman" w:hAnsi="Times New Roman" w:cs="Times New Roman"/>
          <w:sz w:val="24"/>
          <w:szCs w:val="24"/>
        </w:rPr>
        <w:t xml:space="preserve"> και </w:t>
      </w:r>
      <w:r w:rsid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για όλα τα υποδίκτυα και το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Internet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στη μορφή: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6"/>
        <w:gridCol w:w="2697"/>
        <w:gridCol w:w="2697"/>
      </w:tblGrid>
      <w:tr w:rsidR="002E5EBD" w:rsidRPr="002E5EBD" w:rsidTr="00555C9C">
        <w:trPr>
          <w:trHeight w:val="264"/>
          <w:jc w:val="center"/>
        </w:trPr>
        <w:tc>
          <w:tcPr>
            <w:tcW w:w="2696" w:type="dxa"/>
          </w:tcPr>
          <w:p w:rsidR="002E5EBD" w:rsidRPr="002E5EBD" w:rsidRDefault="002E5EBD" w:rsidP="002E5EBD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</w:pPr>
            <w:r w:rsidRPr="002E5EBD"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  <w:t>Destination</w:t>
            </w:r>
          </w:p>
        </w:tc>
        <w:tc>
          <w:tcPr>
            <w:tcW w:w="2697" w:type="dxa"/>
          </w:tcPr>
          <w:p w:rsidR="002E5EBD" w:rsidRPr="002E5EBD" w:rsidRDefault="002E5EBD" w:rsidP="002E5EBD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</w:pPr>
            <w:r w:rsidRPr="002E5EBD"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  <w:t>Netmask</w:t>
            </w:r>
          </w:p>
        </w:tc>
        <w:tc>
          <w:tcPr>
            <w:tcW w:w="2697" w:type="dxa"/>
          </w:tcPr>
          <w:p w:rsidR="002E5EBD" w:rsidRPr="002E5EBD" w:rsidRDefault="002E5EBD" w:rsidP="002E5EBD">
            <w:pPr>
              <w:spacing w:after="0" w:line="240" w:lineRule="auto"/>
              <w:jc w:val="center"/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</w:pPr>
            <w:r w:rsidRPr="002E5EBD"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  <w:t>Gateway</w:t>
            </w:r>
          </w:p>
        </w:tc>
      </w:tr>
    </w:tbl>
    <w:p w:rsidR="002E5EBD" w:rsidRPr="002E5EBD" w:rsidRDefault="002E5EBD" w:rsidP="002E5EBD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6E78C4" w:rsidRDefault="006E78C4" w:rsidP="006E78C4">
      <w:pPr>
        <w:tabs>
          <w:tab w:val="left" w:pos="284"/>
        </w:tabs>
        <w:spacing w:after="120" w:line="240" w:lineRule="auto"/>
        <w:jc w:val="both"/>
        <w:rPr>
          <w:ins w:id="52" w:author="user" w:date="2016-09-19T16:57:00Z"/>
          <w:rFonts w:ascii="Times New Roman" w:eastAsia="Times New Roman" w:hAnsi="Times New Roman" w:cs="Times New Roman"/>
          <w:sz w:val="24"/>
          <w:szCs w:val="24"/>
        </w:rPr>
      </w:pP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Γ. Δείξτε τα αποτελέσματα από την εκτέλεση των εντολών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traceroute</w:t>
      </w:r>
      <w:r w:rsidR="004600C5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 w:rsidRPr="006E78C4">
        <w:rPr>
          <w:rFonts w:ascii="Times New Roman" w:eastAsia="Times New Roman" w:hAnsi="Times New Roman" w:cs="Times New Roman"/>
          <w:sz w:val="24"/>
          <w:szCs w:val="24"/>
        </w:rPr>
        <w:t>)</w:t>
      </w:r>
      <w:r w:rsidR="004600C5">
        <w:rPr>
          <w:rFonts w:ascii="Times New Roman" w:eastAsia="Times New Roman" w:hAnsi="Times New Roman" w:cs="Times New Roman"/>
          <w:sz w:val="24"/>
          <w:szCs w:val="24"/>
        </w:rPr>
        <w:t xml:space="preserve"> από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τον υπολογιστή </w:t>
      </w:r>
      <w:r w:rsidR="00FC1CE9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4600C5">
        <w:rPr>
          <w:rFonts w:ascii="Times New Roman" w:eastAsia="Times New Roman" w:hAnsi="Times New Roman" w:cs="Times New Roman"/>
          <w:sz w:val="24"/>
          <w:szCs w:val="24"/>
        </w:rPr>
        <w:t xml:space="preserve">, και 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ii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4600C5">
        <w:rPr>
          <w:rFonts w:ascii="Times New Roman" w:eastAsia="Times New Roman" w:hAnsi="Times New Roman" w:cs="Times New Roman"/>
          <w:sz w:val="24"/>
          <w:szCs w:val="24"/>
        </w:rPr>
        <w:t xml:space="preserve">από 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τον υπολογιστή </w:t>
      </w:r>
      <w:r w:rsidR="00CE3084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προς τον κόμβο </w:t>
      </w:r>
      <w:ins w:id="53" w:author="user" w:date="2016-09-19T16:57:00Z"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fldChar w:fldCharType="begin"/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54" w:author="user" w:date="2016-09-19T16:57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instrText xml:space="preserve"> </w:instrTex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instrText>HYPERLINK</w:instrTex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55" w:author="user" w:date="2016-09-19T16:57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instrText xml:space="preserve"> "</w:instrTex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instrText>http</w:instrText>
        </w:r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56" w:author="user" w:date="2016-09-19T16:57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instrText>://</w:instrText>
        </w:r>
      </w:ins>
      <w:r w:rsidR="008C7E7B"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instrText>www</w:instrText>
      </w:r>
      <w:r w:rsidR="008C7E7B" w:rsidRPr="006E78C4">
        <w:rPr>
          <w:rFonts w:ascii="Times New Roman" w:eastAsia="Times New Roman" w:hAnsi="Times New Roman" w:cs="Times New Roman"/>
          <w:sz w:val="24"/>
          <w:szCs w:val="24"/>
        </w:rPr>
        <w:instrText>.</w:instrText>
      </w:r>
      <w:r w:rsidR="008C7E7B">
        <w:rPr>
          <w:rFonts w:ascii="Times New Roman" w:eastAsia="Times New Roman" w:hAnsi="Times New Roman" w:cs="Times New Roman"/>
          <w:sz w:val="24"/>
          <w:szCs w:val="24"/>
          <w:lang w:val="en-US"/>
        </w:rPr>
        <w:instrText>geant</w:instrText>
      </w:r>
      <w:r w:rsidR="008C7E7B" w:rsidRPr="007B616D">
        <w:rPr>
          <w:rFonts w:ascii="Times New Roman" w:eastAsia="Times New Roman" w:hAnsi="Times New Roman" w:cs="Times New Roman"/>
          <w:sz w:val="24"/>
          <w:szCs w:val="24"/>
        </w:rPr>
        <w:instrText>.</w:instrText>
      </w:r>
      <w:r w:rsidR="008C7E7B">
        <w:rPr>
          <w:rFonts w:ascii="Times New Roman" w:eastAsia="Times New Roman" w:hAnsi="Times New Roman" w:cs="Times New Roman"/>
          <w:sz w:val="24"/>
          <w:szCs w:val="24"/>
          <w:lang w:val="en-US"/>
        </w:rPr>
        <w:instrText>org</w:instrText>
      </w:r>
      <w:ins w:id="57" w:author="user" w:date="2016-09-19T16:57:00Z">
        <w:r w:rsidR="008C7E7B" w:rsidRPr="008C7E7B">
          <w:rPr>
            <w:rFonts w:ascii="Times New Roman" w:eastAsia="Times New Roman" w:hAnsi="Times New Roman" w:cs="Times New Roman"/>
            <w:sz w:val="24"/>
            <w:szCs w:val="24"/>
            <w:rPrChange w:id="58" w:author="user" w:date="2016-09-19T16:57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instrText xml:space="preserve">" </w:instrText>
        </w:r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fldChar w:fldCharType="separate"/>
        </w:r>
      </w:ins>
      <w:r w:rsidR="008C7E7B" w:rsidRPr="00BC2F58">
        <w:rPr>
          <w:rStyle w:val="Hyperlink"/>
          <w:rFonts w:ascii="Times New Roman" w:eastAsia="Times New Roman" w:hAnsi="Times New Roman" w:cs="Times New Roman"/>
          <w:sz w:val="24"/>
          <w:szCs w:val="24"/>
          <w:lang w:val="en-US"/>
        </w:rPr>
        <w:t>www</w:t>
      </w:r>
      <w:r w:rsidR="008C7E7B" w:rsidRPr="00BC2F58">
        <w:rPr>
          <w:rStyle w:val="Hyperlink"/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8C7E7B" w:rsidRPr="00BC2F58">
        <w:rPr>
          <w:rStyle w:val="Hyperlink"/>
          <w:rFonts w:ascii="Times New Roman" w:eastAsia="Times New Roman" w:hAnsi="Times New Roman" w:cs="Times New Roman"/>
          <w:sz w:val="24"/>
          <w:szCs w:val="24"/>
          <w:lang w:val="en-US"/>
        </w:rPr>
        <w:t>geant</w:t>
      </w:r>
      <w:proofErr w:type="spellEnd"/>
      <w:r w:rsidR="008C7E7B" w:rsidRPr="00BC2F58">
        <w:rPr>
          <w:rStyle w:val="Hyperlink"/>
          <w:rFonts w:ascii="Times New Roman" w:eastAsia="Times New Roman" w:hAnsi="Times New Roman" w:cs="Times New Roman"/>
          <w:sz w:val="24"/>
          <w:szCs w:val="24"/>
        </w:rPr>
        <w:t>.</w:t>
      </w:r>
      <w:r w:rsidR="008C7E7B" w:rsidRPr="00BC2F58">
        <w:rPr>
          <w:rStyle w:val="Hyperlink"/>
          <w:rFonts w:ascii="Times New Roman" w:eastAsia="Times New Roman" w:hAnsi="Times New Roman" w:cs="Times New Roman"/>
          <w:sz w:val="24"/>
          <w:szCs w:val="24"/>
          <w:lang w:val="en-US"/>
        </w:rPr>
        <w:t>org</w:t>
      </w:r>
      <w:ins w:id="59" w:author="user" w:date="2016-09-19T16:57:00Z">
        <w:r w:rsid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fldChar w:fldCharType="end"/>
        </w:r>
        <w:r w:rsidR="008C7E7B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B616D" w:rsidRPr="007B616D">
        <w:rPr>
          <w:rFonts w:ascii="Times New Roman" w:eastAsia="Times New Roman" w:hAnsi="Times New Roman" w:cs="Times New Roman"/>
          <w:sz w:val="24"/>
          <w:szCs w:val="24"/>
        </w:rPr>
        <w:t>162.13.218.132</w:t>
      </w:r>
      <w:r w:rsidR="00D17772">
        <w:rPr>
          <w:rFonts w:ascii="Times New Roman" w:eastAsia="Times New Roman" w:hAnsi="Times New Roman" w:cs="Times New Roman"/>
          <w:sz w:val="24"/>
          <w:szCs w:val="24"/>
        </w:rPr>
        <w:t>)</w:t>
      </w:r>
      <w:r w:rsidR="00D17772" w:rsidRPr="00D1777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17772">
        <w:rPr>
          <w:rFonts w:ascii="Times New Roman" w:eastAsia="Times New Roman" w:hAnsi="Times New Roman" w:cs="Times New Roman"/>
          <w:sz w:val="24"/>
          <w:szCs w:val="24"/>
        </w:rPr>
        <w:t xml:space="preserve">Επίσης 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iii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)</w:t>
      </w:r>
      <w:r w:rsidR="007B616D" w:rsidRPr="007B61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B616D">
        <w:rPr>
          <w:rFonts w:ascii="Times New Roman" w:eastAsia="Times New Roman" w:hAnsi="Times New Roman" w:cs="Times New Roman"/>
          <w:sz w:val="24"/>
          <w:szCs w:val="24"/>
        </w:rPr>
        <w:t>από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τον υπ</w:t>
      </w:r>
      <w:r w:rsidR="00463EAC">
        <w:rPr>
          <w:rFonts w:ascii="Times New Roman" w:eastAsia="Times New Roman" w:hAnsi="Times New Roman" w:cs="Times New Roman"/>
          <w:sz w:val="24"/>
          <w:szCs w:val="24"/>
        </w:rPr>
        <w:t>ολογιστή B</w:t>
      </w:r>
      <w:r w:rsidR="00CE3084">
        <w:rPr>
          <w:rFonts w:ascii="Times New Roman" w:eastAsia="Times New Roman" w:hAnsi="Times New Roman" w:cs="Times New Roman"/>
          <w:sz w:val="24"/>
          <w:szCs w:val="24"/>
        </w:rPr>
        <w:t xml:space="preserve"> προς τον υπολογιστή C</w:t>
      </w:r>
      <w:r w:rsidR="001464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00C5">
        <w:rPr>
          <w:rFonts w:ascii="Times New Roman" w:eastAsia="Times New Roman" w:hAnsi="Times New Roman" w:cs="Times New Roman"/>
          <w:sz w:val="24"/>
          <w:szCs w:val="24"/>
        </w:rPr>
        <w:t xml:space="preserve">και </w:t>
      </w:r>
      <w:r w:rsidR="001464A5" w:rsidRPr="001464A5">
        <w:rPr>
          <w:rFonts w:ascii="Times New Roman" w:eastAsia="Times New Roman" w:hAnsi="Times New Roman" w:cs="Times New Roman"/>
          <w:sz w:val="24"/>
          <w:szCs w:val="24"/>
        </w:rPr>
        <w:t>(</w:t>
      </w:r>
      <w:r w:rsidR="001464A5">
        <w:rPr>
          <w:rFonts w:ascii="Times New Roman" w:eastAsia="Times New Roman" w:hAnsi="Times New Roman" w:cs="Times New Roman"/>
          <w:sz w:val="24"/>
          <w:szCs w:val="24"/>
          <w:lang w:val="en-US"/>
        </w:rPr>
        <w:t>iv</w:t>
      </w:r>
      <w:r w:rsidR="001464A5" w:rsidRPr="001464A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1464A5">
        <w:rPr>
          <w:rFonts w:ascii="Times New Roman" w:eastAsia="Times New Roman" w:hAnsi="Times New Roman" w:cs="Times New Roman"/>
          <w:sz w:val="24"/>
          <w:szCs w:val="24"/>
        </w:rPr>
        <w:t xml:space="preserve">από τον υπολογιστή Α στο </w:t>
      </w:r>
      <w:r w:rsidR="001464A5">
        <w:rPr>
          <w:rFonts w:ascii="Times New Roman" w:eastAsia="Times New Roman" w:hAnsi="Times New Roman" w:cs="Times New Roman"/>
          <w:sz w:val="24"/>
          <w:szCs w:val="24"/>
          <w:lang w:val="en-US"/>
        </w:rPr>
        <w:t>interface</w:t>
      </w:r>
      <w:r w:rsidR="001464A5" w:rsidRPr="001464A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1464A5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1464A5" w:rsidRPr="001464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64A5">
        <w:rPr>
          <w:rFonts w:ascii="Times New Roman" w:eastAsia="Times New Roman" w:hAnsi="Times New Roman" w:cs="Times New Roman"/>
          <w:sz w:val="24"/>
          <w:szCs w:val="24"/>
        </w:rPr>
        <w:t>του δρομολογητή 1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. Οι διευθύνσεις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IP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στις απαντήσεις δεν θα αφορούν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hops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στο εσωτερικό του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ISP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 xml:space="preserve"> και το γενικότερο </w:t>
      </w:r>
      <w:r w:rsidRPr="006E78C4">
        <w:rPr>
          <w:rFonts w:ascii="Times New Roman" w:eastAsia="Times New Roman" w:hAnsi="Times New Roman" w:cs="Times New Roman"/>
          <w:sz w:val="24"/>
          <w:szCs w:val="24"/>
          <w:lang w:val="en-US"/>
        </w:rPr>
        <w:t>Internet</w:t>
      </w:r>
      <w:r w:rsidRPr="006E78C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7E7B" w:rsidRDefault="008C7E7B" w:rsidP="006E78C4">
      <w:pPr>
        <w:tabs>
          <w:tab w:val="left" w:pos="284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ins w:id="60" w:author="user" w:date="2016-09-19T16:57:00Z">
        <w:r w:rsidRPr="008C7E7B">
          <w:rPr>
            <w:rFonts w:ascii="Times New Roman" w:eastAsia="Times New Roman" w:hAnsi="Times New Roman" w:cs="Times New Roman"/>
            <w:sz w:val="24"/>
            <w:szCs w:val="24"/>
          </w:rPr>
          <w:t xml:space="preserve">Δ. Ποιά διεύθυνση MAC προορισμού πρέπει να έχουν πακέτα που στέλνονται από τον υπολογιστή </w:t>
        </w:r>
      </w:ins>
      <w:ins w:id="61" w:author="user" w:date="2016-09-20T11:51:00Z">
        <w:r w:rsidR="00FA116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</w:ins>
      <w:ins w:id="62" w:author="user" w:date="2016-09-19T16:57:00Z">
        <w:r w:rsidRPr="008C7E7B">
          <w:rPr>
            <w:rFonts w:ascii="Times New Roman" w:eastAsia="Times New Roman" w:hAnsi="Times New Roman" w:cs="Times New Roman"/>
            <w:sz w:val="24"/>
            <w:szCs w:val="24"/>
          </w:rPr>
          <w:t xml:space="preserve">: (1) Προς τον υπολογιστή </w:t>
        </w:r>
      </w:ins>
      <w:ins w:id="63" w:author="user" w:date="2016-09-20T11:51:00Z">
        <w:r w:rsidR="00FA116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B</w:t>
        </w:r>
      </w:ins>
      <w:ins w:id="64" w:author="user" w:date="2016-09-19T16:57:00Z">
        <w:r w:rsidRPr="008C7E7B">
          <w:rPr>
            <w:rFonts w:ascii="Times New Roman" w:eastAsia="Times New Roman" w:hAnsi="Times New Roman" w:cs="Times New Roman"/>
            <w:sz w:val="24"/>
            <w:szCs w:val="24"/>
          </w:rPr>
          <w:t xml:space="preserve">; (2) Προς τον υπολογιστή </w:t>
        </w:r>
      </w:ins>
      <w:ins w:id="65" w:author="user" w:date="2016-09-20T11:52:00Z">
        <w:r w:rsidR="00FA116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</w:ins>
      <w:ins w:id="66" w:author="user" w:date="2016-09-19T16:57:00Z">
        <w:r w:rsidRPr="008C7E7B">
          <w:rPr>
            <w:rFonts w:ascii="Times New Roman" w:eastAsia="Times New Roman" w:hAnsi="Times New Roman" w:cs="Times New Roman"/>
            <w:sz w:val="24"/>
            <w:szCs w:val="24"/>
          </w:rPr>
          <w:t xml:space="preserve">; (3) Προς τον υπολογιστή </w:t>
        </w:r>
      </w:ins>
      <w:ins w:id="67" w:author="user" w:date="2016-09-20T11:52:00Z">
        <w:r w:rsidR="00FA116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D</w:t>
        </w:r>
        <w:r w:rsidR="00FA1163" w:rsidRPr="00FA1163">
          <w:rPr>
            <w:rFonts w:ascii="Times New Roman" w:eastAsia="Times New Roman" w:hAnsi="Times New Roman" w:cs="Times New Roman"/>
            <w:sz w:val="24"/>
            <w:szCs w:val="24"/>
            <w:rPrChange w:id="68" w:author="user" w:date="2016-09-20T11:52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(</w:t>
        </w:r>
        <w:r w:rsidR="00FA1163">
          <w:rPr>
            <w:rFonts w:ascii="Times New Roman" w:eastAsia="Times New Roman" w:hAnsi="Times New Roman" w:cs="Times New Roman"/>
            <w:sz w:val="24"/>
            <w:szCs w:val="24"/>
          </w:rPr>
          <w:t xml:space="preserve">όπου </w:t>
        </w:r>
        <w:r w:rsidR="00FA116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D</w:t>
        </w:r>
        <w:r w:rsidR="00FA1163" w:rsidRPr="00FA1163">
          <w:rPr>
            <w:rFonts w:ascii="Times New Roman" w:eastAsia="Times New Roman" w:hAnsi="Times New Roman" w:cs="Times New Roman"/>
            <w:sz w:val="24"/>
            <w:szCs w:val="24"/>
            <w:rPrChange w:id="69" w:author="user" w:date="2016-09-20T11:52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 w:rsidR="00FA1163">
          <w:rPr>
            <w:rFonts w:ascii="Times New Roman" w:eastAsia="Times New Roman" w:hAnsi="Times New Roman" w:cs="Times New Roman"/>
            <w:sz w:val="24"/>
            <w:szCs w:val="24"/>
          </w:rPr>
          <w:t xml:space="preserve">τυχαίος υπολογιστής στο υποδίκτυο </w:t>
        </w:r>
        <w:r w:rsidR="00FA1163">
          <w:rPr>
            <w:rFonts w:ascii="Times New Roman" w:eastAsia="Times New Roman" w:hAnsi="Times New Roman" w:cs="Times New Roman"/>
            <w:i/>
            <w:sz w:val="24"/>
            <w:szCs w:val="24"/>
            <w:lang w:val="en-US"/>
          </w:rPr>
          <w:t>I</w:t>
        </w:r>
        <w:r w:rsidR="00FA1163" w:rsidRPr="00FA1163">
          <w:rPr>
            <w:rFonts w:ascii="Times New Roman" w:eastAsia="Times New Roman" w:hAnsi="Times New Roman" w:cs="Times New Roman"/>
            <w:i/>
            <w:sz w:val="24"/>
            <w:szCs w:val="24"/>
            <w:rPrChange w:id="70" w:author="user" w:date="2016-09-20T11:52:00Z"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/>
              </w:rPr>
            </w:rPrChange>
          </w:rPr>
          <w:t xml:space="preserve"> </w:t>
        </w:r>
        <w:r w:rsidR="00FA1163" w:rsidRPr="00FA1163">
          <w:rPr>
            <w:rFonts w:ascii="Times New Roman" w:eastAsia="Times New Roman" w:hAnsi="Times New Roman" w:cs="Times New Roman"/>
            <w:sz w:val="24"/>
            <w:szCs w:val="24"/>
            <w:rPrChange w:id="71" w:author="user" w:date="2016-09-20T11:52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)</w:t>
        </w:r>
      </w:ins>
      <w:ins w:id="72" w:author="user" w:date="2016-09-19T16:57:00Z">
        <w:r w:rsidRPr="008C7E7B">
          <w:rPr>
            <w:rFonts w:ascii="Times New Roman" w:eastAsia="Times New Roman" w:hAnsi="Times New Roman" w:cs="Times New Roman"/>
            <w:sz w:val="24"/>
            <w:szCs w:val="24"/>
          </w:rPr>
          <w:t>;</w:t>
        </w:r>
      </w:ins>
    </w:p>
    <w:p w:rsidR="008C7E7B" w:rsidRPr="008C7E7B" w:rsidRDefault="001464A5" w:rsidP="006E78C4">
      <w:pPr>
        <w:tabs>
          <w:tab w:val="left" w:pos="284"/>
        </w:tabs>
        <w:spacing w:after="120" w:line="240" w:lineRule="auto"/>
        <w:jc w:val="both"/>
        <w:rPr>
          <w:ins w:id="73" w:author="user" w:date="2016-09-19T16:56:00Z"/>
          <w:rFonts w:ascii="Times New Roman" w:eastAsia="Times New Roman" w:hAnsi="Times New Roman" w:cs="Times New Roman"/>
          <w:sz w:val="24"/>
          <w:szCs w:val="24"/>
          <w:rPrChange w:id="74" w:author="user" w:date="2016-09-19T16:57:00Z">
            <w:rPr>
              <w:ins w:id="75" w:author="user" w:date="2016-09-19T16:56:00Z"/>
              <w:rFonts w:ascii="Times New Roman" w:eastAsia="Times New Roman" w:hAnsi="Times New Roman" w:cs="Times New Roman"/>
              <w:sz w:val="24"/>
              <w:szCs w:val="24"/>
              <w:lang w:val="en-US"/>
            </w:rPr>
          </w:rPrChange>
        </w:rPr>
      </w:pPr>
      <w:del w:id="76" w:author="user" w:date="2016-09-19T16:57:00Z">
        <w:r w:rsidDel="008C7E7B">
          <w:rPr>
            <w:rFonts w:ascii="Times New Roman" w:eastAsia="Times New Roman" w:hAnsi="Times New Roman" w:cs="Times New Roman"/>
            <w:sz w:val="24"/>
            <w:szCs w:val="24"/>
          </w:rPr>
          <w:delText>Δ</w:delText>
        </w:r>
      </w:del>
      <w:ins w:id="77" w:author="user" w:date="2016-09-19T16:57:00Z">
        <w:r w:rsidR="008C7E7B">
          <w:rPr>
            <w:rFonts w:ascii="Times New Roman" w:eastAsia="Times New Roman" w:hAnsi="Times New Roman" w:cs="Times New Roman"/>
            <w:sz w:val="24"/>
            <w:szCs w:val="24"/>
          </w:rPr>
          <w:t>Ε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. Η διεπαφή 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9336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θέλει </w:t>
      </w:r>
      <w:r w:rsidR="0078470E">
        <w:rPr>
          <w:rFonts w:ascii="Times New Roman" w:eastAsia="Times New Roman" w:hAnsi="Times New Roman" w:cs="Times New Roman"/>
          <w:sz w:val="24"/>
          <w:szCs w:val="24"/>
        </w:rPr>
        <w:t xml:space="preserve">να 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προωθήσει πακέτα </w:t>
      </w:r>
      <w:r w:rsidR="006B0E2F">
        <w:rPr>
          <w:rFonts w:ascii="Times New Roman" w:eastAsia="Times New Roman" w:hAnsi="Times New Roman" w:cs="Times New Roman"/>
          <w:sz w:val="24"/>
          <w:szCs w:val="24"/>
        </w:rPr>
        <w:t xml:space="preserve">για πρώτη φορά 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στην διεπαφή </w:t>
      </w:r>
      <w:r w:rsidR="009336DA" w:rsidRPr="009336DA">
        <w:rPr>
          <w:rFonts w:ascii="Times New Roman" w:eastAsia="Times New Roman" w:hAnsi="Times New Roman" w:cs="Times New Roman"/>
          <w:sz w:val="24"/>
          <w:szCs w:val="24"/>
        </w:rPr>
        <w:t>2</w:t>
      </w:r>
      <w:r w:rsidR="009336DA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B0E2F">
        <w:rPr>
          <w:rFonts w:ascii="Times New Roman" w:eastAsia="Times New Roman" w:hAnsi="Times New Roman" w:cs="Times New Roman"/>
          <w:sz w:val="24"/>
          <w:szCs w:val="24"/>
        </w:rPr>
        <w:t xml:space="preserve">και 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στέλνει ένα </w:t>
      </w:r>
      <w:r w:rsidR="009336DA">
        <w:rPr>
          <w:rFonts w:ascii="Times New Roman" w:eastAsia="Times New Roman" w:hAnsi="Times New Roman" w:cs="Times New Roman"/>
          <w:sz w:val="24"/>
          <w:szCs w:val="24"/>
          <w:lang w:val="en-US"/>
        </w:rPr>
        <w:t>ARP</w:t>
      </w:r>
      <w:r w:rsidR="009336DA" w:rsidRPr="009336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0E2F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9336DA" w:rsidRPr="009336D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Το πακέτο αυτό θα το λάβουν οι διεπαφές </w:t>
      </w:r>
      <w:r w:rsidR="009336DA" w:rsidRPr="009336DA">
        <w:rPr>
          <w:rFonts w:ascii="Times New Roman" w:eastAsia="Times New Roman" w:hAnsi="Times New Roman" w:cs="Times New Roman"/>
          <w:sz w:val="24"/>
          <w:szCs w:val="24"/>
        </w:rPr>
        <w:t>2</w:t>
      </w:r>
      <w:r w:rsidR="009336DA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9336DA" w:rsidRPr="009336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και </w:t>
      </w:r>
      <w:r w:rsidR="009336DA" w:rsidRPr="009336DA">
        <w:rPr>
          <w:rFonts w:ascii="Times New Roman" w:eastAsia="Times New Roman" w:hAnsi="Times New Roman" w:cs="Times New Roman"/>
          <w:sz w:val="24"/>
          <w:szCs w:val="24"/>
        </w:rPr>
        <w:t>3</w:t>
      </w:r>
      <w:r w:rsidR="009336DA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; Αλλάζει κάτι στην περίπτωση που ο </w:t>
      </w:r>
      <w:proofErr w:type="spellStart"/>
      <w:r w:rsidR="009336DA">
        <w:rPr>
          <w:rFonts w:ascii="Times New Roman" w:eastAsia="Times New Roman" w:hAnsi="Times New Roman" w:cs="Times New Roman"/>
          <w:sz w:val="24"/>
          <w:szCs w:val="24"/>
        </w:rPr>
        <w:t>μεταγωγέας</w:t>
      </w:r>
      <w:proofErr w:type="spellEnd"/>
      <w:r w:rsidR="009336DA">
        <w:rPr>
          <w:rFonts w:ascii="Times New Roman" w:eastAsia="Times New Roman" w:hAnsi="Times New Roman" w:cs="Times New Roman"/>
          <w:sz w:val="24"/>
          <w:szCs w:val="24"/>
        </w:rPr>
        <w:t xml:space="preserve"> δεν υποστηρίζει </w:t>
      </w:r>
      <w:r w:rsidR="009336DA">
        <w:rPr>
          <w:rFonts w:ascii="Times New Roman" w:eastAsia="Times New Roman" w:hAnsi="Times New Roman" w:cs="Times New Roman"/>
          <w:sz w:val="24"/>
          <w:szCs w:val="24"/>
          <w:lang w:val="en-US"/>
        </w:rPr>
        <w:t>VLANs</w:t>
      </w:r>
      <w:r w:rsidR="009336DA">
        <w:rPr>
          <w:rFonts w:ascii="Times New Roman" w:eastAsia="Times New Roman" w:hAnsi="Times New Roman" w:cs="Times New Roman"/>
          <w:sz w:val="24"/>
          <w:szCs w:val="24"/>
        </w:rPr>
        <w:t>;</w:t>
      </w:r>
      <w:r w:rsidR="006B0E2F" w:rsidRPr="006B0E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B0E2F" w:rsidRPr="00D10185">
        <w:rPr>
          <w:rFonts w:ascii="Times New Roman" w:eastAsia="Times New Roman" w:hAnsi="Times New Roman" w:cs="Times New Roman"/>
          <w:sz w:val="24"/>
          <w:szCs w:val="24"/>
        </w:rPr>
        <w:t>Αιτιολογείστε</w:t>
      </w:r>
    </w:p>
    <w:p w:rsidR="008C7E7B" w:rsidRPr="008C7E7B" w:rsidRDefault="008C7E7B" w:rsidP="006E78C4">
      <w:pPr>
        <w:tabs>
          <w:tab w:val="left" w:pos="284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ins w:id="78" w:author="user" w:date="2016-09-19T16:56:00Z">
        <w:r>
          <w:rPr>
            <w:rFonts w:ascii="Times New Roman" w:eastAsia="Times New Roman" w:hAnsi="Times New Roman" w:cs="Times New Roman"/>
            <w:sz w:val="24"/>
            <w:szCs w:val="24"/>
          </w:rPr>
          <w:t>ΣΤ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79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. Θα μπορούσε να οριστεί εναλλακτική διαδρομή προς το 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Internet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στον δρομολογητή 1 και 2 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80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ώστε σε περίπτωση απώλειας σύνδεσης με τον δρομολογητή του 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ISP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81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(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IP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82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62.217.96.168/30) να μπορούν να εξυπηρετηθούν τα υποδίκτυα 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83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και 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II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84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; Ποιο θα έπρεπε να είναι το 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metric</w:t>
        </w:r>
        <w:r w:rsidRPr="008C7E7B">
          <w:rPr>
            <w:rFonts w:ascii="Times New Roman" w:eastAsia="Times New Roman" w:hAnsi="Times New Roman" w:cs="Times New Roman"/>
            <w:sz w:val="24"/>
            <w:szCs w:val="24"/>
            <w:rPrChange w:id="85" w:author="user" w:date="2016-09-19T16:56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για αυτή την διαδρομή; Περιγράψτε τους πίνακες δρομολόγησης του δρομολογητή 1 και 2.</w:t>
        </w:r>
      </w:ins>
    </w:p>
    <w:p w:rsidR="002E5EBD" w:rsidRDefault="002E5EBD" w:rsidP="002E5EBD">
      <w:pPr>
        <w:rPr>
          <w:rFonts w:ascii="Times New Roman" w:eastAsia="Times New Roman" w:hAnsi="Times New Roman" w:cs="Times New Roman"/>
          <w:b/>
          <w:bCs/>
          <w:szCs w:val="24"/>
        </w:rPr>
      </w:pPr>
    </w:p>
    <w:p w:rsidR="00E4322E" w:rsidRPr="00E4322E" w:rsidRDefault="00C64B8F" w:rsidP="002E5EBD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ΘΕΜΑ 2 (3</w:t>
      </w:r>
      <w:r w:rsidR="00E4322E" w:rsidRPr="00E4322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μονάδες)</w:t>
      </w:r>
    </w:p>
    <w:p w:rsidR="00E4322E" w:rsidRPr="00E4322E" w:rsidRDefault="00FA1163" w:rsidP="00E4322E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ins w:id="86" w:author="user" w:date="2016-09-20T11:59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Έστω το υποδίκτυο 147.102.13.0/24, το οποίο εξυπηρετείται για τις εξωτερικές συνδέσεις μέσω του δρομολογητή </w:t>
        </w:r>
      </w:ins>
      <w:ins w:id="87" w:author="user" w:date="2016-09-20T14:14:00Z">
        <w:r w:rsidR="00B240B3" w:rsidRPr="00B240B3">
          <w:rPr>
            <w:rFonts w:ascii="Times New Roman" w:eastAsia="Times New Roman" w:hAnsi="Times New Roman" w:cs="Times New Roman"/>
            <w:sz w:val="24"/>
            <w:szCs w:val="24"/>
            <w:rPrChange w:id="88" w:author="user" w:date="2016-09-20T14:1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– </w:t>
        </w:r>
        <w:r w:rsidR="00B240B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default</w:t>
        </w:r>
        <w:r w:rsidR="00B240B3" w:rsidRPr="00B240B3">
          <w:rPr>
            <w:rFonts w:ascii="Times New Roman" w:eastAsia="Times New Roman" w:hAnsi="Times New Roman" w:cs="Times New Roman"/>
            <w:sz w:val="24"/>
            <w:szCs w:val="24"/>
            <w:rPrChange w:id="89" w:author="user" w:date="2016-09-20T14:1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 w:rsidR="00B240B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gateway</w:t>
        </w:r>
        <w:r w:rsidR="00B240B3" w:rsidRPr="00B240B3">
          <w:rPr>
            <w:rFonts w:ascii="Times New Roman" w:eastAsia="Times New Roman" w:hAnsi="Times New Roman" w:cs="Times New Roman"/>
            <w:sz w:val="24"/>
            <w:szCs w:val="24"/>
            <w:rPrChange w:id="90" w:author="user" w:date="2016-09-20T14:14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  <w:ins w:id="91" w:author="user" w:date="2016-09-20T12:01:00Z">
        <w:r w:rsidR="00B85F2E">
          <w:rPr>
            <w:rFonts w:ascii="Times New Roman" w:eastAsia="Times New Roman" w:hAnsi="Times New Roman" w:cs="Times New Roman"/>
            <w:sz w:val="24"/>
            <w:szCs w:val="24"/>
          </w:rPr>
          <w:t>με</w:t>
        </w:r>
      </w:ins>
      <w:ins w:id="92" w:author="user" w:date="2016-09-20T11:59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MAC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93" w:author="user" w:date="2016-09-20T11:59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</w:t>
        </w:r>
      </w:ins>
      <w:ins w:id="94" w:author="user" w:date="2016-09-20T12:00:00Z">
        <w:r w:rsidRPr="00FA1163">
          <w:rPr>
            <w:rPrChange w:id="95" w:author="user" w:date="2016-09-20T12:00:00Z">
              <w:rPr>
                <w:lang w:val="en-US"/>
              </w:rPr>
            </w:rPrChange>
          </w:rPr>
          <w:t xml:space="preserve"> 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>74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96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>a0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97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>2f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98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>0c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99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>d9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100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>ff</w:t>
        </w:r>
      </w:ins>
      <w:ins w:id="101" w:author="user" w:date="2016-09-20T12:01:00Z">
        <w:r w:rsidR="00B85F2E">
          <w:rPr>
            <w:rFonts w:ascii="Times New Roman" w:eastAsia="Times New Roman" w:hAnsi="Times New Roman" w:cs="Times New Roman"/>
            <w:sz w:val="24"/>
            <w:szCs w:val="24"/>
          </w:rPr>
          <w:t xml:space="preserve"> και</w:t>
        </w:r>
      </w:ins>
      <w:ins w:id="102" w:author="user" w:date="2016-09-20T12:00:00Z">
        <w:r w:rsidRPr="00FA1163">
          <w:rPr>
            <w:rFonts w:ascii="Times New Roman" w:eastAsia="Times New Roman" w:hAnsi="Times New Roman" w:cs="Times New Roman"/>
            <w:sz w:val="24"/>
            <w:szCs w:val="24"/>
            <w:rPrChange w:id="103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IP</w:t>
        </w:r>
        <w:r w:rsidRPr="00FA1163">
          <w:rPr>
            <w:rFonts w:ascii="Times New Roman" w:eastAsia="Times New Roman" w:hAnsi="Times New Roman" w:cs="Times New Roman"/>
            <w:sz w:val="24"/>
            <w:szCs w:val="24"/>
            <w:rPrChange w:id="104" w:author="user" w:date="2016-09-20T12:00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: 147.102.13.200.</w:t>
        </w:r>
        <w:r w:rsidRPr="00FA1163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del w:id="105" w:author="user" w:date="2016-09-20T12:00:00Z">
        <w:r w:rsidR="00E4322E" w:rsidRPr="00E4322E" w:rsidDel="00FA1163">
          <w:rPr>
            <w:rFonts w:ascii="Times New Roman" w:eastAsia="Times New Roman" w:hAnsi="Times New Roman" w:cs="Times New Roman"/>
            <w:sz w:val="24"/>
            <w:szCs w:val="24"/>
          </w:rPr>
          <w:delText xml:space="preserve">Ο </w:delText>
        </w:r>
      </w:del>
      <w:ins w:id="106" w:author="user" w:date="2016-09-20T12:00:00Z">
        <w:r>
          <w:rPr>
            <w:rFonts w:ascii="Times New Roman" w:eastAsia="Times New Roman" w:hAnsi="Times New Roman" w:cs="Times New Roman"/>
            <w:sz w:val="24"/>
            <w:szCs w:val="24"/>
          </w:rPr>
          <w:t>Ένας από τους κόμβους του υποδικτύου</w:t>
        </w:r>
      </w:ins>
      <w:ins w:id="107" w:author="user" w:date="2016-09-20T14:15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>,</w:t>
        </w:r>
      </w:ins>
      <w:del w:id="108" w:author="user" w:date="2016-09-20T12:00:00Z">
        <w:r w:rsidR="00E4322E" w:rsidRPr="00E4322E" w:rsidDel="00FA1163">
          <w:rPr>
            <w:rFonts w:ascii="Times New Roman" w:eastAsia="Times New Roman" w:hAnsi="Times New Roman" w:cs="Times New Roman"/>
            <w:sz w:val="24"/>
            <w:szCs w:val="24"/>
          </w:rPr>
          <w:delText>υπολογιστής</w:delText>
        </w:r>
      </w:del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109" w:author="user" w:date="2016-09-20T11:28:00Z">
        <w:r w:rsidR="00E4322E" w:rsidRPr="00E4322E" w:rsidDel="00CA0466">
          <w:rPr>
            <w:rFonts w:ascii="Times New Roman" w:eastAsia="Times New Roman" w:hAnsi="Times New Roman" w:cs="Times New Roman"/>
            <w:sz w:val="24"/>
            <w:szCs w:val="24"/>
          </w:rPr>
          <w:delText>matrix</w:delText>
        </w:r>
      </w:del>
      <w:proofErr w:type="spellStart"/>
      <w:ins w:id="110" w:author="user" w:date="2016-09-20T11:28:00Z">
        <w:r w:rsidR="00CA0466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maria</w:t>
        </w:r>
      </w:ins>
      <w:proofErr w:type="spellEnd"/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>netmode.ece.ntua.gr</w:t>
      </w:r>
      <w:proofErr w:type="spellEnd"/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del w:id="111" w:author="user" w:date="2016-09-20T11:28:00Z">
        <w:r w:rsidR="00E4322E" w:rsidRPr="00E4322E" w:rsidDel="00CA0466">
          <w:rPr>
            <w:rFonts w:ascii="Times New Roman" w:eastAsia="Times New Roman" w:hAnsi="Times New Roman" w:cs="Times New Roman"/>
            <w:sz w:val="24"/>
            <w:szCs w:val="24"/>
          </w:rPr>
          <w:delText>147.102.13.60</w:delText>
        </w:r>
      </w:del>
      <w:ins w:id="112" w:author="user" w:date="2016-09-20T11:28:00Z">
        <w:r w:rsidR="00CA0466">
          <w:rPr>
            <w:rFonts w:ascii="Times New Roman" w:eastAsia="Times New Roman" w:hAnsi="Times New Roman" w:cs="Times New Roman"/>
            <w:sz w:val="24"/>
            <w:szCs w:val="24"/>
          </w:rPr>
          <w:t>147.102.13.19</w:t>
        </w:r>
      </w:ins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del w:id="113" w:author="user" w:date="2016-09-20T14:15:00Z">
        <w:r w:rsidR="00E4322E" w:rsidRPr="00E4322E" w:rsidDel="00B240B3">
          <w:rPr>
            <w:rFonts w:ascii="Times New Roman" w:eastAsia="Times New Roman" w:hAnsi="Times New Roman" w:cs="Times New Roman"/>
            <w:sz w:val="24"/>
            <w:szCs w:val="24"/>
          </w:rPr>
          <w:delText xml:space="preserve">ανταλλάσσει </w:delText>
        </w:r>
      </w:del>
      <w:ins w:id="114" w:author="user" w:date="2016-09-20T14:15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>στέλνει ή λαμβάνει</w:t>
        </w:r>
        <w:r w:rsidR="00B240B3" w:rsidRPr="00E4322E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>τα εξής πακέτα: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8054"/>
      </w:tblGrid>
      <w:tr w:rsidR="00E4322E" w:rsidRPr="005A36FA" w:rsidTr="00555C9C">
        <w:tc>
          <w:tcPr>
            <w:tcW w:w="468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 w:rsidRPr="00E4322E">
              <w:rPr>
                <w:rFonts w:ascii="Times New Roman" w:eastAsia="MS Mincho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54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</w:t>
            </w:r>
            <w:r w:rsidRPr="00C64B8F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 xml:space="preserve"> 1</w:t>
            </w:r>
            <w:r w:rsidRPr="00C64B8F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Source</w:t>
            </w:r>
            <w:r w:rsidRPr="00C64B8F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</w:t>
            </w:r>
            <w:del w:id="115" w:author="user" w:date="2016-09-20T11:23:00Z">
              <w:r w:rsidRPr="00C64B8F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</w:delText>
              </w:r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f</w:delText>
              </w:r>
              <w:r w:rsidRPr="00C64B8F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:36:0</w:delText>
              </w:r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c</w:delText>
              </w:r>
              <w:r w:rsidRPr="00B547B1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:3</w:delText>
              </w:r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a</w:delText>
              </w:r>
            </w:del>
            <w:ins w:id="116" w:author="user" w:date="2016-09-20T11:23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B547B1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Destination: 00:02:b3:95:bd:24, Type: IP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2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</w:t>
            </w:r>
            <w:del w:id="117" w:author="user" w:date="2016-09-20T11:27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147.102.13.60</w:delText>
              </w:r>
            </w:del>
            <w:ins w:id="118" w:author="user" w:date="2016-09-20T11:27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147.102.13.19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Destination: 147.102.13.10, Protocol: UDP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3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Source port: 10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GB"/>
              </w:rPr>
              <w:t>58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Destination port: 53 (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dns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)</w:t>
            </w:r>
          </w:p>
          <w:p w:rsidR="00E4322E" w:rsidRPr="00E4322E" w:rsidRDefault="00E4322E" w:rsidP="0056700F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4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Queries: </w:t>
            </w:r>
            <w:del w:id="119" w:author="user" w:date="2016-09-20T11:32:00Z">
              <w:r w:rsidR="00B85F2E" w:rsidDel="0056700F">
                <w:fldChar w:fldCharType="begin"/>
              </w:r>
              <w:r w:rsidR="00B85F2E" w:rsidRPr="009A14F2" w:rsidDel="0056700F">
                <w:rPr>
                  <w:lang w:val="en-US"/>
                  <w:rPrChange w:id="120" w:author="user" w:date="2016-09-20T10:58:00Z">
                    <w:rPr/>
                  </w:rPrChange>
                </w:rPr>
                <w:delInstrText xml:space="preserve"> HYPERLINK "http://www.ntua.gr" </w:delInstrText>
              </w:r>
              <w:r w:rsidR="00B85F2E" w:rsidDel="0056700F">
                <w:fldChar w:fldCharType="separate"/>
              </w:r>
              <w:r w:rsidRPr="00854444" w:rsidDel="0056700F">
                <w:rPr>
                  <w:rFonts w:ascii="Andale Mono" w:eastAsia="MS Mincho" w:hAnsi="Andale Mono" w:cs="Times New Roman"/>
                  <w:color w:val="0000FF"/>
                  <w:sz w:val="18"/>
                  <w:szCs w:val="18"/>
                  <w:u w:val="single"/>
                  <w:lang w:val="en-US"/>
                </w:rPr>
                <w:delText>maria.netmode.ece.ntua.gr</w:delText>
              </w:r>
              <w:r w:rsidR="00B85F2E" w:rsidDel="0056700F">
                <w:rPr>
                  <w:rFonts w:ascii="Andale Mono" w:eastAsia="MS Mincho" w:hAnsi="Andale Mono" w:cs="Times New Roman"/>
                  <w:color w:val="0000FF"/>
                  <w:sz w:val="18"/>
                  <w:szCs w:val="18"/>
                  <w:u w:val="single"/>
                  <w:lang w:val="en-US"/>
                </w:rPr>
                <w:fldChar w:fldCharType="end"/>
              </w:r>
            </w:del>
            <w:ins w:id="121" w:author="user" w:date="2016-09-20T11:32:00Z">
              <w:r w:rsidR="0056700F">
                <w:fldChar w:fldCharType="begin"/>
              </w:r>
              <w:r w:rsidR="0056700F" w:rsidRPr="009A14F2">
                <w:rPr>
                  <w:lang w:val="en-US"/>
                  <w:rPrChange w:id="122" w:author="user" w:date="2016-09-20T10:58:00Z">
                    <w:rPr/>
                  </w:rPrChange>
                </w:rPr>
                <w:instrText xml:space="preserve"> HYPERLINK "http://www.ntua.gr" </w:instrText>
              </w:r>
              <w:r w:rsidR="0056700F">
                <w:fldChar w:fldCharType="separate"/>
              </w:r>
              <w:r w:rsidR="0056700F">
                <w:rPr>
                  <w:rFonts w:ascii="Andale Mono" w:eastAsia="MS Mincho" w:hAnsi="Andale Mono" w:cs="Times New Roman"/>
                  <w:color w:val="0000FF"/>
                  <w:sz w:val="18"/>
                  <w:szCs w:val="18"/>
                  <w:u w:val="single"/>
                  <w:lang w:val="en-US"/>
                </w:rPr>
                <w:t>linksys-sw</w:t>
              </w:r>
              <w:r w:rsidR="0056700F" w:rsidRPr="00854444">
                <w:rPr>
                  <w:rFonts w:ascii="Andale Mono" w:eastAsia="MS Mincho" w:hAnsi="Andale Mono" w:cs="Times New Roman"/>
                  <w:color w:val="0000FF"/>
                  <w:sz w:val="18"/>
                  <w:szCs w:val="18"/>
                  <w:u w:val="single"/>
                  <w:lang w:val="en-US"/>
                </w:rPr>
                <w:t>.netmode.ece.ntua.gr</w:t>
              </w:r>
              <w:r w:rsidR="0056700F">
                <w:rPr>
                  <w:rFonts w:ascii="Andale Mono" w:eastAsia="MS Mincho" w:hAnsi="Andale Mono" w:cs="Times New Roman"/>
                  <w:color w:val="0000FF"/>
                  <w:sz w:val="18"/>
                  <w:szCs w:val="18"/>
                  <w:u w:val="single"/>
                  <w:lang w:val="en-US"/>
                </w:rPr>
                <w:fldChar w:fldCharType="end"/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type A, class 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inet</w:t>
            </w:r>
            <w:proofErr w:type="spellEnd"/>
          </w:p>
        </w:tc>
      </w:tr>
      <w:tr w:rsidR="00E4322E" w:rsidRPr="009A14F2" w:rsidTr="00555C9C">
        <w:tc>
          <w:tcPr>
            <w:tcW w:w="468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E4322E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054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1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00:02:b3:95:bd:24, Destination: </w:t>
            </w:r>
            <w:del w:id="123" w:author="user" w:date="2016-09-20T11:23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24" w:author="user" w:date="2016-09-20T11:23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Type: IP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2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147.102.13.10, Destination: </w:t>
            </w:r>
            <w:del w:id="125" w:author="user" w:date="2016-09-20T11:27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147.102.13.60</w:delText>
              </w:r>
            </w:del>
            <w:ins w:id="126" w:author="user" w:date="2016-09-20T11:27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147.102.13.19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Protocol: UDP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GB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3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Source port: 53 (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dns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), Destination port: 10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GB"/>
              </w:rPr>
              <w:t>58</w:t>
            </w:r>
          </w:p>
          <w:p w:rsidR="00E4322E" w:rsidRPr="00E4322E" w:rsidRDefault="00E4322E" w:rsidP="0056700F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4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Answers: </w:t>
            </w:r>
            <w:del w:id="127" w:author="user" w:date="2016-09-20T11:32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maria</w:delText>
              </w:r>
            </w:del>
            <w:ins w:id="128" w:author="user" w:date="2016-09-20T12:02:00Z">
              <w:r w:rsidR="00B85F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linksys</w:t>
              </w:r>
            </w:ins>
            <w:ins w:id="129" w:author="user" w:date="2016-09-20T11:32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-</w:t>
              </w:r>
            </w:ins>
            <w:ins w:id="130" w:author="user" w:date="2016-09-20T11:33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sw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.netmode.ece.ntua.gr type A, class 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inet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addr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 147.102.13.</w:t>
            </w:r>
            <w:del w:id="131" w:author="user" w:date="2016-09-20T11:33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 xml:space="preserve">19   </w:delText>
              </w:r>
            </w:del>
            <w:ins w:id="132" w:author="user" w:date="2016-09-20T11:33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254</w:t>
              </w:r>
              <w:r w:rsidR="0056700F"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   </w:t>
              </w:r>
            </w:ins>
          </w:p>
        </w:tc>
      </w:tr>
      <w:tr w:rsidR="00E4322E" w:rsidRPr="009A14F2" w:rsidTr="00555C9C">
        <w:tc>
          <w:tcPr>
            <w:tcW w:w="468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E4322E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054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1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</w:t>
            </w:r>
            <w:del w:id="133" w:author="user" w:date="2016-09-20T11:23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34" w:author="user" w:date="2016-09-20T11:23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Destination: 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ff:ff:ff:ff:ff:ff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Type: ARP</w:t>
            </w:r>
          </w:p>
          <w:p w:rsidR="00E4322E" w:rsidRPr="00E4322E" w:rsidRDefault="00E4322E" w:rsidP="0056700F">
            <w:pPr>
              <w:spacing w:after="0" w:line="240" w:lineRule="auto"/>
              <w:rPr>
                <w:rFonts w:ascii="Times New Roman" w:eastAsia="MS Mincho" w:hAnsi="Times New Roman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2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Protocol Type: IP, Sender MAC address: </w:t>
            </w:r>
            <w:del w:id="135" w:author="user" w:date="2016-09-20T11:23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36" w:author="user" w:date="2016-09-20T11:23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</w:t>
              </w:r>
              <w:proofErr w:type="gramStart"/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:ee:9d:12</w:t>
              </w:r>
            </w:ins>
            <w:proofErr w:type="gram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Sender IP address: </w:t>
            </w:r>
            <w:del w:id="137" w:author="user" w:date="2016-09-20T11:27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147.102.13.60</w:delText>
              </w:r>
            </w:del>
            <w:ins w:id="138" w:author="user" w:date="2016-09-20T11:27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147.102.13.19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Target MAC address: 00:00:00:00:00:00, Target IP address: 147.102.13.</w:t>
            </w:r>
            <w:del w:id="139" w:author="user" w:date="2016-09-20T11:33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19</w:delText>
              </w:r>
            </w:del>
            <w:ins w:id="140" w:author="user" w:date="2016-09-20T11:33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254</w:t>
              </w:r>
            </w:ins>
          </w:p>
        </w:tc>
      </w:tr>
      <w:tr w:rsidR="00E4322E" w:rsidRPr="009A14F2" w:rsidTr="00555C9C">
        <w:tc>
          <w:tcPr>
            <w:tcW w:w="468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E4322E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8054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1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</w:t>
            </w:r>
            <w:del w:id="141" w:author="user" w:date="2016-09-20T11:38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08:00:20:b0:c4:d7</w:delText>
              </w:r>
            </w:del>
            <w:ins w:id="142" w:author="user" w:date="2016-09-20T11:38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00:1a:70:1d:2f:f4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Destination: </w:t>
            </w:r>
            <w:del w:id="143" w:author="user" w:date="2016-09-20T11:24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44" w:author="user" w:date="2016-09-20T11:24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Type: ARP</w:t>
            </w:r>
          </w:p>
          <w:p w:rsidR="00E4322E" w:rsidRPr="00E4322E" w:rsidRDefault="00E4322E" w:rsidP="00FA1163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2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Protocol Type: IP, Sender MAC address: </w:t>
            </w:r>
            <w:del w:id="145" w:author="user" w:date="2016-09-20T11:37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08:00:20:b0:c4:d7</w:delText>
              </w:r>
            </w:del>
            <w:ins w:id="146" w:author="user" w:date="2016-09-20T11:37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00:1a:70:1d</w:t>
              </w:r>
              <w:proofErr w:type="gramStart"/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:2f:f4</w:t>
              </w:r>
            </w:ins>
            <w:proofErr w:type="gram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Sender IP address: 147.102.13.</w:t>
            </w:r>
            <w:del w:id="147" w:author="user" w:date="2016-09-20T11:34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19</w:delText>
              </w:r>
            </w:del>
            <w:ins w:id="148" w:author="user" w:date="2016-09-20T11:34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254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Target MAC address: </w:t>
            </w:r>
            <w:del w:id="149" w:author="user" w:date="2016-09-20T11:24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50" w:author="user" w:date="2016-09-20T11:24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Target IP 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lastRenderedPageBreak/>
              <w:t xml:space="preserve">address: </w:t>
            </w:r>
            <w:del w:id="151" w:author="user" w:date="2016-09-20T11:27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147.102.13.60</w:delText>
              </w:r>
            </w:del>
            <w:ins w:id="152" w:author="user" w:date="2016-09-20T11:27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147.102.13.19</w:t>
              </w:r>
            </w:ins>
          </w:p>
        </w:tc>
      </w:tr>
      <w:tr w:rsidR="00E4322E" w:rsidRPr="005A36FA" w:rsidTr="00555C9C">
        <w:tc>
          <w:tcPr>
            <w:tcW w:w="468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E4322E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8054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1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</w:t>
            </w:r>
            <w:del w:id="153" w:author="user" w:date="2016-09-20T11:24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54" w:author="user" w:date="2016-09-20T11:24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Destination: </w:t>
            </w:r>
            <w:del w:id="155" w:author="user" w:date="2016-09-20T11:37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08:00:20:b0:c4:d7</w:delText>
              </w:r>
            </w:del>
            <w:ins w:id="156" w:author="user" w:date="2016-09-20T11:37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00:1a:70:1d:2f:f4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Type: IP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2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</w:t>
            </w:r>
            <w:del w:id="157" w:author="user" w:date="2016-09-20T11:27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147.102.13.60</w:delText>
              </w:r>
            </w:del>
            <w:ins w:id="158" w:author="user" w:date="2016-09-20T11:27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147.102.13.19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Destination: 147.102.13.</w:t>
            </w:r>
            <w:del w:id="159" w:author="user" w:date="2016-09-20T11:34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19</w:delText>
              </w:r>
            </w:del>
            <w:ins w:id="160" w:author="user" w:date="2016-09-20T11:34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254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Protocol: UDP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3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Source Port: 18213, Destination Port: 161 (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snmp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)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4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Community: public, PDU Type: GET, Object ID: 1.3.6.1.2.1.1.3.0</w:t>
            </w:r>
          </w:p>
        </w:tc>
      </w:tr>
      <w:tr w:rsidR="00E4322E" w:rsidRPr="005A36FA" w:rsidTr="00555C9C">
        <w:tc>
          <w:tcPr>
            <w:tcW w:w="468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</w:pPr>
            <w:r w:rsidRPr="00E4322E">
              <w:rPr>
                <w:rFonts w:ascii="Times New Roman" w:eastAsia="MS Mincho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8054" w:type="dxa"/>
          </w:tcPr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1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: Source: </w:t>
            </w:r>
            <w:del w:id="161" w:author="user" w:date="2016-09-20T11:37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08:00:20:b0:c4:d7</w:delText>
              </w:r>
            </w:del>
            <w:ins w:id="162" w:author="user" w:date="2016-09-20T11:37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00:1a:70:1d:2f:f4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Destination: </w:t>
            </w:r>
            <w:del w:id="163" w:author="user" w:date="2016-09-20T11:24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00:02:3f:36:0c:3a</w:delText>
              </w:r>
            </w:del>
            <w:ins w:id="164" w:author="user" w:date="2016-09-20T11:24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00:0c:29:ee:9d:12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Type: IP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2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Source: 147.102.13.</w:t>
            </w:r>
            <w:del w:id="165" w:author="user" w:date="2016-09-20T11:34:00Z">
              <w:r w:rsidRPr="00E4322E" w:rsidDel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19</w:delText>
              </w:r>
            </w:del>
            <w:ins w:id="166" w:author="user" w:date="2016-09-20T11:34:00Z">
              <w:r w:rsidR="0056700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254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 xml:space="preserve">, Destination: </w:t>
            </w:r>
            <w:del w:id="167" w:author="user" w:date="2016-09-20T11:27:00Z">
              <w:r w:rsidRPr="00E4322E" w:rsidDel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delText>147.102.13.60</w:delText>
              </w:r>
            </w:del>
            <w:ins w:id="168" w:author="user" w:date="2016-09-20T11:27:00Z">
              <w:r w:rsidR="00CA0466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147.102.13.19</w:t>
              </w:r>
            </w:ins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, Protocol: UDP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3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Source Port: 161 (</w:t>
            </w:r>
            <w:proofErr w:type="spellStart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snmp</w:t>
            </w:r>
            <w:proofErr w:type="spellEnd"/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), Destination Port: 18213</w:t>
            </w:r>
          </w:p>
          <w:p w:rsidR="00E4322E" w:rsidRPr="00E4322E" w:rsidRDefault="00E4322E" w:rsidP="00E4322E">
            <w:pPr>
              <w:spacing w:after="0" w:line="240" w:lineRule="auto"/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r w:rsidRPr="00E4322E">
              <w:rPr>
                <w:rFonts w:ascii="Andale Mono" w:eastAsia="MS Mincho" w:hAnsi="Andale Mono" w:cs="Times New Roman"/>
                <w:b/>
                <w:sz w:val="18"/>
                <w:szCs w:val="18"/>
                <w:lang w:val="en-US"/>
              </w:rPr>
              <w:t>Header 4</w:t>
            </w:r>
            <w:r w:rsidRPr="00E4322E">
              <w:rPr>
                <w:rFonts w:ascii="Andale Mono" w:eastAsia="MS Mincho" w:hAnsi="Andale Mono" w:cs="Times New Roman"/>
                <w:sz w:val="18"/>
                <w:szCs w:val="18"/>
                <w:lang w:val="en-US"/>
              </w:rPr>
              <w:t>: Community: public, PDU Type: RESPONSE, Object ID: 1.3.6.1.2.1.1.3.0, Value: 1142312</w:t>
            </w:r>
          </w:p>
        </w:tc>
      </w:tr>
    </w:tbl>
    <w:p w:rsidR="00E4322E" w:rsidRPr="00E4322E" w:rsidRDefault="00E4322E" w:rsidP="00E432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4322E" w:rsidRPr="00E4322E" w:rsidRDefault="00E4322E" w:rsidP="00E4322E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322E">
        <w:rPr>
          <w:rFonts w:ascii="Times New Roman" w:eastAsia="Times New Roman" w:hAnsi="Times New Roman" w:cs="Times New Roman"/>
          <w:sz w:val="24"/>
          <w:szCs w:val="24"/>
        </w:rPr>
        <w:t xml:space="preserve">α. </w:t>
      </w:r>
      <w:r w:rsidRPr="00E4322E">
        <w:rPr>
          <w:rFonts w:ascii="Times New Roman" w:eastAsia="Times New Roman" w:hAnsi="Times New Roman" w:cs="Times New Roman"/>
          <w:sz w:val="24"/>
          <w:szCs w:val="24"/>
        </w:rPr>
        <w:tab/>
        <w:t>Ομαδοποιήστε τα παραπάνω πακέτα σε ζεύγη ερώτησης – απάντησης ανάλογα με το πρωτόκολλο. Ποια πληροφορία ζητείται σε κάθε περίπτωση και μέσω ποιών πρωτοκόλλων; Ποιες είναι οι απαντήσεις σε κάθε περίπτωση;</w:t>
      </w:r>
    </w:p>
    <w:p w:rsidR="00E4322E" w:rsidRPr="00E4322E" w:rsidRDefault="00E4322E" w:rsidP="00E4322E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322E">
        <w:rPr>
          <w:rFonts w:ascii="Times New Roman" w:eastAsia="Times New Roman" w:hAnsi="Times New Roman" w:cs="Times New Roman"/>
          <w:sz w:val="24"/>
          <w:szCs w:val="24"/>
        </w:rPr>
        <w:t xml:space="preserve">β. </w:t>
      </w:r>
      <w:r w:rsidRPr="00E4322E">
        <w:rPr>
          <w:rFonts w:ascii="Times New Roman" w:eastAsia="Times New Roman" w:hAnsi="Times New Roman" w:cs="Times New Roman"/>
          <w:sz w:val="24"/>
          <w:szCs w:val="24"/>
        </w:rPr>
        <w:tab/>
        <w:t xml:space="preserve">Αν η παραπάνω ανταλλαγή πακέτων προκύπτει από την εκτέλεση μιας και μόνο εντολής στον υπολογιστή </w:t>
      </w:r>
      <w:del w:id="169" w:author="user" w:date="2016-09-20T11:27:00Z">
        <w:r w:rsidRPr="00E4322E" w:rsidDel="00CA0466">
          <w:rPr>
            <w:rFonts w:ascii="Times New Roman" w:eastAsia="Times New Roman" w:hAnsi="Times New Roman" w:cs="Times New Roman"/>
            <w:sz w:val="24"/>
            <w:szCs w:val="24"/>
          </w:rPr>
          <w:delText>147.102.13.60</w:delText>
        </w:r>
      </w:del>
      <w:ins w:id="170" w:author="user" w:date="2016-09-20T11:27:00Z">
        <w:r w:rsidR="00CA0466">
          <w:rPr>
            <w:rFonts w:ascii="Times New Roman" w:eastAsia="Times New Roman" w:hAnsi="Times New Roman" w:cs="Times New Roman"/>
            <w:sz w:val="24"/>
            <w:szCs w:val="24"/>
          </w:rPr>
          <w:t>147.102.13.19</w:t>
        </w:r>
      </w:ins>
      <w:r w:rsidRPr="00E4322E">
        <w:rPr>
          <w:rFonts w:ascii="Times New Roman" w:eastAsia="Times New Roman" w:hAnsi="Times New Roman" w:cs="Times New Roman"/>
          <w:sz w:val="24"/>
          <w:szCs w:val="24"/>
        </w:rPr>
        <w:t>, ποια πιστεύετε ότι είναι αυτή και ποια ακριβώς πληροφορία μας έδωσε;</w:t>
      </w:r>
    </w:p>
    <w:p w:rsidR="00E4322E" w:rsidRDefault="00E4322E" w:rsidP="00E4322E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322E">
        <w:rPr>
          <w:rFonts w:ascii="Times New Roman" w:eastAsia="Times New Roman" w:hAnsi="Times New Roman" w:cs="Times New Roman"/>
          <w:sz w:val="24"/>
          <w:szCs w:val="24"/>
        </w:rPr>
        <w:t xml:space="preserve">γ. </w:t>
      </w:r>
      <w:r w:rsidRPr="00E4322E">
        <w:rPr>
          <w:rFonts w:ascii="Times New Roman" w:eastAsia="Times New Roman" w:hAnsi="Times New Roman" w:cs="Times New Roman"/>
          <w:sz w:val="24"/>
          <w:szCs w:val="24"/>
        </w:rPr>
        <w:tab/>
        <w:t>Κάτω από ποιες προϋποθέσεις τα πακέτα 1 και 2 θα μπορούσαν να λείπουν;</w:t>
      </w:r>
    </w:p>
    <w:p w:rsidR="001464A5" w:rsidRPr="00E4322E" w:rsidRDefault="001464A5" w:rsidP="00E4322E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δ.</w:t>
      </w:r>
      <w:r w:rsidR="00FC1CE9">
        <w:rPr>
          <w:rFonts w:ascii="Times New Roman" w:eastAsia="Times New Roman" w:hAnsi="Times New Roman" w:cs="Times New Roman"/>
          <w:sz w:val="24"/>
          <w:szCs w:val="24"/>
        </w:rPr>
        <w:tab/>
        <w:t xml:space="preserve">Ποιες κάρτες δικτύου θα λάβουν το </w:t>
      </w:r>
      <w:r>
        <w:rPr>
          <w:rFonts w:ascii="Times New Roman" w:eastAsia="Times New Roman" w:hAnsi="Times New Roman" w:cs="Times New Roman"/>
          <w:sz w:val="24"/>
          <w:szCs w:val="24"/>
        </w:rPr>
        <w:t>μήνυμα που μεταφέρει το πακέτο 3</w:t>
      </w:r>
      <w:r w:rsidR="00FC1CE9">
        <w:rPr>
          <w:rFonts w:ascii="Times New Roman" w:eastAsia="Times New Roman" w:hAnsi="Times New Roman" w:cs="Times New Roman"/>
          <w:sz w:val="24"/>
          <w:szCs w:val="24"/>
        </w:rPr>
        <w:t xml:space="preserve"> και 4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1464A5" w:rsidRDefault="001464A5" w:rsidP="001464A5">
      <w:pPr>
        <w:spacing w:after="0" w:line="240" w:lineRule="auto"/>
        <w:ind w:left="36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ε</w:t>
      </w:r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4322E" w:rsidRPr="00E4322E">
        <w:rPr>
          <w:rFonts w:ascii="Times New Roman" w:eastAsia="Times New Roman" w:hAnsi="Times New Roman" w:cs="Times New Roman"/>
          <w:sz w:val="24"/>
          <w:szCs w:val="24"/>
        </w:rPr>
        <w:tab/>
        <w:t xml:space="preserve">Κάτω από ποιες προϋποθέσεις τα πακέτα 3 και </w:t>
      </w:r>
      <w:r>
        <w:rPr>
          <w:rFonts w:ascii="Times New Roman" w:eastAsia="Times New Roman" w:hAnsi="Times New Roman" w:cs="Times New Roman"/>
          <w:sz w:val="24"/>
          <w:szCs w:val="24"/>
        </w:rPr>
        <w:t>4 θα μπορούσαν να λείπουν;</w:t>
      </w:r>
    </w:p>
    <w:p w:rsidR="00D17772" w:rsidRDefault="00D17772" w:rsidP="001464A5">
      <w:pPr>
        <w:spacing w:after="0" w:line="240" w:lineRule="auto"/>
        <w:ind w:left="360" w:hanging="360"/>
        <w:jc w:val="both"/>
        <w:rPr>
          <w:ins w:id="171" w:author="user" w:date="2016-09-20T12:02:00Z"/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στ.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Υπάρχει σενάριο το οποίο να απαιτεί την ανταλλαγή επι</w:t>
      </w:r>
      <w:r w:rsidR="00573E15">
        <w:rPr>
          <w:rFonts w:ascii="Times New Roman" w:eastAsia="Times New Roman" w:hAnsi="Times New Roman" w:cs="Times New Roman"/>
          <w:sz w:val="24"/>
          <w:szCs w:val="24"/>
        </w:rPr>
        <w:t>πλέον πακέτων</w:t>
      </w:r>
      <w:r w:rsidR="00573E15" w:rsidRPr="00573E15">
        <w:rPr>
          <w:rFonts w:ascii="Times New Roman" w:eastAsia="Times New Roman" w:hAnsi="Times New Roman" w:cs="Times New Roman"/>
          <w:sz w:val="24"/>
          <w:szCs w:val="24"/>
        </w:rPr>
        <w:t>,</w:t>
      </w:r>
      <w:r w:rsidR="00573E15">
        <w:rPr>
          <w:rFonts w:ascii="Times New Roman" w:eastAsia="Times New Roman" w:hAnsi="Times New Roman" w:cs="Times New Roman"/>
          <w:sz w:val="24"/>
          <w:szCs w:val="24"/>
        </w:rPr>
        <w:t xml:space="preserve"> πριν από τα 1 &amp;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5F81">
        <w:rPr>
          <w:rFonts w:ascii="Times New Roman" w:eastAsia="Times New Roman" w:hAnsi="Times New Roman" w:cs="Times New Roman"/>
          <w:sz w:val="24"/>
          <w:szCs w:val="24"/>
        </w:rPr>
        <w:t>(με δεδομένο ότι δεν αλλάζει η εντολή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που βρέθηκε στο ερώτημα β);</w:t>
      </w:r>
    </w:p>
    <w:p w:rsidR="00B240B3" w:rsidRDefault="00B85F2E" w:rsidP="00B240B3">
      <w:pPr>
        <w:spacing w:after="0" w:line="240" w:lineRule="auto"/>
        <w:ind w:left="360" w:hanging="360"/>
        <w:jc w:val="both"/>
        <w:rPr>
          <w:ins w:id="172" w:author="user" w:date="2016-09-20T14:18:00Z"/>
          <w:rFonts w:ascii="Times New Roman" w:eastAsia="Times New Roman" w:hAnsi="Times New Roman" w:cs="Times New Roman"/>
          <w:sz w:val="24"/>
          <w:szCs w:val="24"/>
        </w:rPr>
        <w:pPrChange w:id="173" w:author="user" w:date="2016-09-20T14:18:00Z">
          <w:pPr>
            <w:spacing w:after="0" w:line="240" w:lineRule="auto"/>
            <w:ind w:left="360" w:hanging="360"/>
            <w:jc w:val="both"/>
          </w:pPr>
        </w:pPrChange>
      </w:pPr>
      <w:ins w:id="174" w:author="user" w:date="2016-09-20T12:02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ζ. Θεωρείστε το εξής: Δεν υπάρχει κατάλληλη για εγγραφή για το </w:t>
        </w:r>
      </w:ins>
      <w:proofErr w:type="spellStart"/>
      <w:ins w:id="175" w:author="user" w:date="2016-09-20T14:15:00Z">
        <w:r w:rsidR="00B240B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l</w:t>
        </w:r>
      </w:ins>
      <w:ins w:id="176" w:author="user" w:date="2016-09-20T12:03:00Z"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inksys</w:t>
        </w:r>
      </w:ins>
      <w:proofErr w:type="spellEnd"/>
      <w:ins w:id="177" w:author="user" w:date="2016-09-20T12:02:00Z">
        <w:r w:rsidRPr="00B85F2E">
          <w:rPr>
            <w:rFonts w:ascii="Times New Roman" w:eastAsia="Times New Roman" w:hAnsi="Times New Roman" w:cs="Times New Roman"/>
            <w:sz w:val="24"/>
            <w:szCs w:val="24"/>
            <w:rPrChange w:id="178" w:author="user" w:date="2016-09-20T12:03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-</w:t>
        </w:r>
      </w:ins>
      <w:proofErr w:type="spellStart"/>
      <w:ins w:id="179" w:author="user" w:date="2016-09-20T12:03:00Z"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sw</w:t>
        </w:r>
        <w:proofErr w:type="spellEnd"/>
        <w:r w:rsidRPr="00B85F2E">
          <w:rPr>
            <w:rFonts w:ascii="Times New Roman" w:eastAsia="Times New Roman" w:hAnsi="Times New Roman" w:cs="Times New Roman"/>
            <w:sz w:val="24"/>
            <w:szCs w:val="24"/>
            <w:rPrChange w:id="180" w:author="user" w:date="2016-09-20T12:03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.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netmode</w:t>
        </w:r>
        <w:proofErr w:type="spellEnd"/>
        <w:r w:rsidRPr="00B85F2E">
          <w:rPr>
            <w:rFonts w:ascii="Times New Roman" w:eastAsia="Times New Roman" w:hAnsi="Times New Roman" w:cs="Times New Roman"/>
            <w:sz w:val="24"/>
            <w:szCs w:val="24"/>
            <w:rPrChange w:id="181" w:author="user" w:date="2016-09-20T12:03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.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ece</w:t>
        </w:r>
        <w:proofErr w:type="spellEnd"/>
        <w:r w:rsidRPr="00B85F2E">
          <w:rPr>
            <w:rFonts w:ascii="Times New Roman" w:eastAsia="Times New Roman" w:hAnsi="Times New Roman" w:cs="Times New Roman"/>
            <w:sz w:val="24"/>
            <w:szCs w:val="24"/>
            <w:rPrChange w:id="182" w:author="user" w:date="2016-09-20T12:03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.</w:t>
        </w:r>
        <w:proofErr w:type="spellStart"/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ntua</w:t>
        </w:r>
        <w:proofErr w:type="spellEnd"/>
        <w:r w:rsidRPr="00B85F2E">
          <w:rPr>
            <w:rFonts w:ascii="Times New Roman" w:eastAsia="Times New Roman" w:hAnsi="Times New Roman" w:cs="Times New Roman"/>
            <w:sz w:val="24"/>
            <w:szCs w:val="24"/>
            <w:rPrChange w:id="183" w:author="user" w:date="2016-09-20T12:03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>.</w:t>
        </w:r>
        <w:r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gr</w:t>
        </w:r>
        <w:r w:rsidRPr="00B85F2E">
          <w:rPr>
            <w:rFonts w:ascii="Times New Roman" w:eastAsia="Times New Roman" w:hAnsi="Times New Roman" w:cs="Times New Roman"/>
            <w:sz w:val="24"/>
            <w:szCs w:val="24"/>
            <w:rPrChange w:id="184" w:author="user" w:date="2016-09-20T12:03:00Z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στον </w:t>
        </w:r>
      </w:ins>
      <w:ins w:id="185" w:author="user" w:date="2016-09-20T14:16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τοπικό </w:t>
        </w:r>
      </w:ins>
      <w:ins w:id="186" w:author="user" w:date="2016-09-20T12:03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εξυπηρετητή DNS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147.102.</w:t>
        </w:r>
      </w:ins>
      <w:ins w:id="187" w:author="user" w:date="2016-09-20T12:04:00Z">
        <w:r>
          <w:rPr>
            <w:rFonts w:ascii="Times New Roman" w:eastAsia="Times New Roman" w:hAnsi="Times New Roman" w:cs="Times New Roman"/>
            <w:sz w:val="24"/>
            <w:szCs w:val="24"/>
          </w:rPr>
          <w:t>13.10</w:t>
        </w:r>
      </w:ins>
      <w:ins w:id="188" w:author="user" w:date="2016-09-20T14:16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>. Ακολούθως</w:t>
        </w:r>
      </w:ins>
      <w:ins w:id="189" w:author="user" w:date="2016-09-20T12:03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ο </w:t>
        </w:r>
      </w:ins>
      <w:ins w:id="190" w:author="user" w:date="2016-09-20T14:16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τοπικός </w:t>
        </w:r>
      </w:ins>
      <w:ins w:id="191" w:author="user" w:date="2016-09-20T12:03:00Z">
        <w:r>
          <w:rPr>
            <w:rFonts w:ascii="Times New Roman" w:eastAsia="Times New Roman" w:hAnsi="Times New Roman" w:cs="Times New Roman"/>
            <w:sz w:val="24"/>
            <w:szCs w:val="24"/>
          </w:rPr>
          <w:t>εξυπηρετητής προωθεί αναδρομικά το ερώτημα στον</w:t>
        </w:r>
      </w:ins>
      <w:ins w:id="192" w:author="user" w:date="2016-09-20T14:16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 ιεραρχικά ανώτερο εξυπηρετητ</w:t>
        </w:r>
      </w:ins>
      <w:ins w:id="193" w:author="user" w:date="2016-09-20T14:17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ή </w:t>
        </w:r>
        <w:r w:rsidR="00B240B3">
          <w:rPr>
            <w:rFonts w:ascii="Times New Roman" w:eastAsia="Times New Roman" w:hAnsi="Times New Roman" w:cs="Times New Roman"/>
            <w:sz w:val="24"/>
            <w:szCs w:val="24"/>
            <w:lang w:val="en-US"/>
          </w:rPr>
          <w:t>DNS</w:t>
        </w:r>
      </w:ins>
      <w:ins w:id="194" w:author="user" w:date="2016-09-20T12:03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ins w:id="195" w:author="user" w:date="2016-09-20T12:04:00Z">
        <w:r>
          <w:rPr>
            <w:rFonts w:ascii="Times New Roman" w:eastAsia="Times New Roman" w:hAnsi="Times New Roman" w:cs="Times New Roman"/>
            <w:sz w:val="24"/>
            <w:szCs w:val="24"/>
          </w:rPr>
          <w:t>147.102.222.210</w:t>
        </w:r>
      </w:ins>
      <w:ins w:id="196" w:author="user" w:date="2016-09-20T14:17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ins w:id="197" w:author="user" w:date="2016-09-20T12:0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ο οποίος έχει</w:t>
        </w:r>
      </w:ins>
      <w:ins w:id="198" w:author="user" w:date="2016-09-20T14:17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 xml:space="preserve"> κατάλληλη πληροφορία</w:t>
        </w:r>
      </w:ins>
      <w:ins w:id="199" w:author="user" w:date="2016-09-20T12:04:00Z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. Τι πακέτα </w:t>
        </w:r>
      </w:ins>
      <w:ins w:id="200" w:author="user" w:date="2016-09-20T14:15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>στέλνει ή λαμβάνει</w:t>
        </w:r>
        <w:r w:rsidR="00B240B3" w:rsidRPr="00E4322E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ins w:id="201" w:author="user" w:date="2016-09-20T12:05:00Z">
        <w:r>
          <w:rPr>
            <w:rFonts w:ascii="Times New Roman" w:eastAsia="Times New Roman" w:hAnsi="Times New Roman" w:cs="Times New Roman"/>
            <w:sz w:val="24"/>
            <w:szCs w:val="24"/>
          </w:rPr>
          <w:t>ο εξυπηρετητής 147.102.13.10;</w:t>
        </w:r>
      </w:ins>
    </w:p>
    <w:p w:rsidR="00B85F2E" w:rsidRDefault="00B85F2E" w:rsidP="00B240B3">
      <w:pPr>
        <w:spacing w:after="0" w:line="240" w:lineRule="auto"/>
        <w:ind w:left="360"/>
        <w:jc w:val="both"/>
        <w:rPr>
          <w:ins w:id="202" w:author="user" w:date="2016-09-20T14:19:00Z"/>
          <w:rFonts w:ascii="Times New Roman" w:eastAsia="Times New Roman" w:hAnsi="Times New Roman" w:cs="Times New Roman"/>
          <w:sz w:val="24"/>
          <w:szCs w:val="24"/>
        </w:rPr>
        <w:pPrChange w:id="203" w:author="user" w:date="2016-09-20T14:18:00Z">
          <w:pPr>
            <w:spacing w:after="0" w:line="240" w:lineRule="auto"/>
            <w:ind w:left="360" w:hanging="360"/>
            <w:jc w:val="both"/>
          </w:pPr>
        </w:pPrChange>
      </w:pPr>
      <w:ins w:id="204" w:author="user" w:date="2016-09-20T12:05:00Z">
        <w:r w:rsidRPr="00B85F2E">
          <w:rPr>
            <w:rFonts w:ascii="Times New Roman" w:eastAsia="Times New Roman" w:hAnsi="Times New Roman" w:cs="Times New Roman"/>
            <w:sz w:val="24"/>
            <w:szCs w:val="24"/>
            <w:u w:val="single"/>
            <w:rPrChange w:id="205" w:author="user" w:date="2016-09-20T12:05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t>Σημείωση</w:t>
        </w:r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: </w:t>
        </w:r>
      </w:ins>
      <w:ins w:id="206" w:author="user" w:date="2016-09-20T14:18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>Να χρησιμοποιηθεί παρόμοια σύνταξη με αυτή της εκφώνησης</w:t>
        </w:r>
      </w:ins>
      <w:ins w:id="207" w:author="user" w:date="2016-09-20T14:19:00Z">
        <w:r w:rsidR="00B240B3">
          <w:rPr>
            <w:rFonts w:ascii="Times New Roman" w:eastAsia="Times New Roman" w:hAnsi="Times New Roman" w:cs="Times New Roman"/>
            <w:sz w:val="24"/>
            <w:szCs w:val="24"/>
          </w:rPr>
          <w:t>. Χρησιμοποιήστε τυχαίες τιμές όπου/αν αυτό χρειάζεται.</w:t>
        </w:r>
      </w:ins>
    </w:p>
    <w:p w:rsidR="00B240B3" w:rsidRDefault="00B240B3" w:rsidP="00B240B3">
      <w:pPr>
        <w:spacing w:after="0" w:line="240" w:lineRule="auto"/>
        <w:ind w:left="360"/>
        <w:jc w:val="both"/>
        <w:rPr>
          <w:ins w:id="208" w:author="user" w:date="2016-09-20T14:19:00Z"/>
          <w:rFonts w:ascii="Times New Roman" w:eastAsia="Times New Roman" w:hAnsi="Times New Roman" w:cs="Times New Roman"/>
          <w:sz w:val="24"/>
          <w:szCs w:val="24"/>
        </w:rPr>
        <w:pPrChange w:id="209" w:author="user" w:date="2016-09-20T14:18:00Z">
          <w:pPr>
            <w:spacing w:after="0" w:line="240" w:lineRule="auto"/>
            <w:ind w:left="360" w:hanging="360"/>
            <w:jc w:val="both"/>
          </w:pPr>
        </w:pPrChange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PrChange w:id="210" w:author="user" w:date="2016-09-20T14:21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1E0" w:firstRow="1" w:lastRow="1" w:firstColumn="1" w:lastColumn="1" w:noHBand="0" w:noVBand="0"/>
          </w:tblPr>
        </w:tblPrChange>
      </w:tblPr>
      <w:tblGrid>
        <w:gridCol w:w="1123"/>
        <w:gridCol w:w="7469"/>
        <w:tblGridChange w:id="211">
          <w:tblGrid>
            <w:gridCol w:w="1003"/>
            <w:gridCol w:w="7856"/>
          </w:tblGrid>
        </w:tblGridChange>
      </w:tblGrid>
      <w:tr w:rsidR="00B240B3" w:rsidRPr="00E60F7F" w:rsidTr="00B240B3">
        <w:trPr>
          <w:ins w:id="212" w:author="user" w:date="2016-09-20T14:19:00Z"/>
        </w:trPr>
        <w:tc>
          <w:tcPr>
            <w:tcW w:w="1003" w:type="dxa"/>
            <w:tcPrChange w:id="213" w:author="user" w:date="2016-09-20T14:21:00Z">
              <w:tcPr>
                <w:tcW w:w="468" w:type="dxa"/>
              </w:tcPr>
            </w:tcPrChange>
          </w:tcPr>
          <w:p w:rsidR="00B240B3" w:rsidRPr="00B240B3" w:rsidRDefault="00B240B3" w:rsidP="00E60F7F">
            <w:pPr>
              <w:spacing w:after="0" w:line="240" w:lineRule="auto"/>
              <w:rPr>
                <w:ins w:id="214" w:author="user" w:date="2016-09-20T14:19:00Z"/>
                <w:rFonts w:ascii="Times New Roman" w:eastAsia="MS Mincho" w:hAnsi="Times New Roman" w:cs="Times New Roman"/>
                <w:sz w:val="24"/>
                <w:szCs w:val="24"/>
                <w:lang w:val="en-US"/>
                <w:rPrChange w:id="215" w:author="user" w:date="2016-09-20T14:19:00Z">
                  <w:rPr>
                    <w:ins w:id="216" w:author="user" w:date="2016-09-20T14:19:00Z"/>
                    <w:rFonts w:ascii="Times New Roman" w:eastAsia="MS Mincho" w:hAnsi="Times New Roman" w:cs="Times New Roman"/>
                    <w:sz w:val="24"/>
                    <w:szCs w:val="24"/>
                  </w:rPr>
                </w:rPrChange>
              </w:rPr>
            </w:pPr>
            <w:ins w:id="217" w:author="user" w:date="2016-09-20T14:21:00Z">
              <w:r>
                <w:rPr>
                  <w:rFonts w:ascii="Times New Roman" w:eastAsia="MS Mincho" w:hAnsi="Times New Roman" w:cs="Times New Roman"/>
                  <w:sz w:val="24"/>
                  <w:szCs w:val="24"/>
                  <w:lang w:val="en-US"/>
                </w:rPr>
                <w:t>#Number</w:t>
              </w:r>
            </w:ins>
            <w:bookmarkStart w:id="218" w:name="_GoBack"/>
            <w:bookmarkEnd w:id="218"/>
          </w:p>
        </w:tc>
        <w:tc>
          <w:tcPr>
            <w:tcW w:w="7469" w:type="dxa"/>
            <w:tcPrChange w:id="219" w:author="user" w:date="2016-09-20T14:21:00Z">
              <w:tcPr>
                <w:tcW w:w="8054" w:type="dxa"/>
              </w:tcPr>
            </w:tcPrChange>
          </w:tcPr>
          <w:p w:rsidR="00B240B3" w:rsidRPr="00E4322E" w:rsidRDefault="00B240B3" w:rsidP="00E60F7F">
            <w:pPr>
              <w:spacing w:after="0" w:line="240" w:lineRule="auto"/>
              <w:rPr>
                <w:ins w:id="220" w:author="user" w:date="2016-09-20T14:19:00Z"/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ins w:id="221" w:author="user" w:date="2016-09-20T14:19:00Z">
              <w:r w:rsidRPr="00E4322E">
                <w:rPr>
                  <w:rFonts w:ascii="Andale Mono" w:eastAsia="MS Mincho" w:hAnsi="Andale Mono" w:cs="Times New Roman"/>
                  <w:b/>
                  <w:sz w:val="18"/>
                  <w:szCs w:val="18"/>
                  <w:lang w:val="en-US"/>
                </w:rPr>
                <w:t>Header</w:t>
              </w:r>
              <w:r w:rsidRPr="00C64B8F">
                <w:rPr>
                  <w:rFonts w:ascii="Andale Mono" w:eastAsia="MS Mincho" w:hAnsi="Andale Mono" w:cs="Times New Roman"/>
                  <w:b/>
                  <w:sz w:val="18"/>
                  <w:szCs w:val="18"/>
                  <w:lang w:val="en-US"/>
                </w:rPr>
                <w:t xml:space="preserve"> 1</w:t>
              </w:r>
              <w:r w:rsidRPr="00C64B8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: </w:t>
              </w:r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Source</w:t>
              </w:r>
              <w:r w:rsidRPr="00C64B8F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: </w:t>
              </w:r>
              <w:proofErr w:type="gramStart"/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… </w:t>
              </w:r>
              <w:r w:rsidRPr="00B547B1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,</w:t>
              </w:r>
              <w:proofErr w:type="gramEnd"/>
              <w:r w:rsidRPr="00B547B1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 </w:t>
              </w:r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Destination: </w:t>
              </w:r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… </w:t>
              </w:r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, Type: </w:t>
              </w:r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…</w:t>
              </w:r>
            </w:ins>
          </w:p>
          <w:p w:rsidR="00B240B3" w:rsidRPr="00E4322E" w:rsidRDefault="00B240B3" w:rsidP="00E60F7F">
            <w:pPr>
              <w:spacing w:after="0" w:line="240" w:lineRule="auto"/>
              <w:rPr>
                <w:ins w:id="222" w:author="user" w:date="2016-09-20T14:19:00Z"/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ins w:id="223" w:author="user" w:date="2016-09-20T14:19:00Z">
              <w:r w:rsidRPr="00E4322E">
                <w:rPr>
                  <w:rFonts w:ascii="Andale Mono" w:eastAsia="MS Mincho" w:hAnsi="Andale Mono" w:cs="Times New Roman"/>
                  <w:b/>
                  <w:sz w:val="18"/>
                  <w:szCs w:val="18"/>
                  <w:lang w:val="en-US"/>
                </w:rPr>
                <w:t>Header 2</w:t>
              </w:r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: Source: </w:t>
              </w:r>
            </w:ins>
            <w:proofErr w:type="gramStart"/>
            <w:ins w:id="224" w:author="user" w:date="2016-09-20T14:20:00Z"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… </w:t>
              </w:r>
            </w:ins>
            <w:ins w:id="225" w:author="user" w:date="2016-09-20T14:19:00Z"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,</w:t>
              </w:r>
              <w:proofErr w:type="gramEnd"/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 Destination: </w:t>
              </w:r>
            </w:ins>
            <w:ins w:id="226" w:author="user" w:date="2016-09-20T14:20:00Z"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… </w:t>
              </w:r>
            </w:ins>
            <w:ins w:id="227" w:author="user" w:date="2016-09-20T14:19:00Z"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, Protocol: </w:t>
              </w:r>
            </w:ins>
            <w:ins w:id="228" w:author="user" w:date="2016-09-20T14:20:00Z"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…</w:t>
              </w:r>
            </w:ins>
          </w:p>
          <w:p w:rsidR="00B240B3" w:rsidRPr="00E4322E" w:rsidRDefault="00B240B3" w:rsidP="00E60F7F">
            <w:pPr>
              <w:spacing w:after="0" w:line="240" w:lineRule="auto"/>
              <w:rPr>
                <w:ins w:id="229" w:author="user" w:date="2016-09-20T14:19:00Z"/>
                <w:rFonts w:ascii="Andale Mono" w:eastAsia="MS Mincho" w:hAnsi="Andale Mono" w:cs="Times New Roman"/>
                <w:sz w:val="18"/>
                <w:szCs w:val="18"/>
                <w:lang w:val="en-US"/>
              </w:rPr>
            </w:pPr>
            <w:ins w:id="230" w:author="user" w:date="2016-09-20T14:19:00Z">
              <w:r w:rsidRPr="00E4322E">
                <w:rPr>
                  <w:rFonts w:ascii="Andale Mono" w:eastAsia="MS Mincho" w:hAnsi="Andale Mono" w:cs="Times New Roman"/>
                  <w:b/>
                  <w:sz w:val="18"/>
                  <w:szCs w:val="18"/>
                  <w:lang w:val="en-US"/>
                </w:rPr>
                <w:t>Header 3</w:t>
              </w:r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: Source port: </w:t>
              </w:r>
            </w:ins>
            <w:proofErr w:type="gramStart"/>
            <w:ins w:id="231" w:author="user" w:date="2016-09-20T14:20:00Z"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… </w:t>
              </w:r>
            </w:ins>
            <w:ins w:id="232" w:author="user" w:date="2016-09-20T14:19:00Z"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,</w:t>
              </w:r>
              <w:proofErr w:type="gramEnd"/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 Destination port: </w:t>
              </w:r>
            </w:ins>
            <w:ins w:id="233" w:author="user" w:date="2016-09-20T14:20:00Z"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…</w:t>
              </w:r>
            </w:ins>
          </w:p>
          <w:p w:rsidR="00B240B3" w:rsidRPr="00E4322E" w:rsidRDefault="00B240B3" w:rsidP="00B240B3">
            <w:pPr>
              <w:spacing w:after="0" w:line="240" w:lineRule="auto"/>
              <w:rPr>
                <w:ins w:id="234" w:author="user" w:date="2016-09-20T14:19:00Z"/>
                <w:rFonts w:ascii="Andale Mono" w:eastAsia="MS Mincho" w:hAnsi="Andale Mono" w:cs="Times New Roman"/>
                <w:sz w:val="18"/>
                <w:szCs w:val="18"/>
                <w:lang w:val="en-US"/>
              </w:rPr>
              <w:pPrChange w:id="235" w:author="user" w:date="2016-09-20T14:20:00Z">
                <w:pPr>
                  <w:spacing w:after="0" w:line="240" w:lineRule="auto"/>
                </w:pPr>
              </w:pPrChange>
            </w:pPr>
            <w:ins w:id="236" w:author="user" w:date="2016-09-20T14:19:00Z">
              <w:r w:rsidRPr="00E4322E">
                <w:rPr>
                  <w:rFonts w:ascii="Andale Mono" w:eastAsia="MS Mincho" w:hAnsi="Andale Mono" w:cs="Times New Roman"/>
                  <w:b/>
                  <w:sz w:val="18"/>
                  <w:szCs w:val="18"/>
                  <w:lang w:val="en-US"/>
                </w:rPr>
                <w:t>Header 4</w:t>
              </w:r>
              <w:r w:rsidRPr="00E4322E"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 xml:space="preserve">: </w:t>
              </w:r>
            </w:ins>
            <w:ins w:id="237" w:author="user" w:date="2016-09-20T14:20:00Z">
              <w:r>
                <w:rPr>
                  <w:rFonts w:ascii="Andale Mono" w:eastAsia="MS Mincho" w:hAnsi="Andale Mono" w:cs="Times New Roman"/>
                  <w:sz w:val="18"/>
                  <w:szCs w:val="18"/>
                  <w:lang w:val="en-US"/>
                </w:rPr>
                <w:t>…, …, …, …, …</w:t>
              </w:r>
            </w:ins>
          </w:p>
        </w:tc>
      </w:tr>
    </w:tbl>
    <w:p w:rsidR="00B240B3" w:rsidRPr="00B240B3" w:rsidRDefault="00B240B3" w:rsidP="00B240B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  <w:lang w:val="en-US"/>
          <w:rPrChange w:id="238" w:author="user" w:date="2016-09-20T14:19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  <w:pPrChange w:id="239" w:author="user" w:date="2016-09-20T14:18:00Z">
          <w:pPr>
            <w:spacing w:after="0" w:line="240" w:lineRule="auto"/>
            <w:ind w:left="360" w:hanging="360"/>
            <w:jc w:val="both"/>
          </w:pPr>
        </w:pPrChange>
      </w:pPr>
    </w:p>
    <w:p w:rsidR="008E32C0" w:rsidRPr="00B240B3" w:rsidRDefault="008E32C0">
      <w:pPr>
        <w:rPr>
          <w:lang w:val="en-US"/>
          <w:rPrChange w:id="240" w:author="user" w:date="2016-09-20T14:19:00Z">
            <w:rPr/>
          </w:rPrChange>
        </w:rPr>
      </w:pPr>
    </w:p>
    <w:sectPr w:rsidR="008E32C0" w:rsidRPr="00B240B3" w:rsidSect="0025461F">
      <w:pgSz w:w="11906" w:h="16838"/>
      <w:pgMar w:top="899" w:right="1466" w:bottom="72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1"/>
    <w:family w:val="swiss"/>
    <w:pitch w:val="variable"/>
    <w:sig w:usb0="E10022FF" w:usb1="C000E47F" w:usb2="00000029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ndale Mono">
    <w:altName w:val="Consolas"/>
    <w:charset w:val="A1"/>
    <w:family w:val="modern"/>
    <w:pitch w:val="fixed"/>
    <w:sig w:usb0="00000001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D21AE9"/>
    <w:multiLevelType w:val="hybridMultilevel"/>
    <w:tmpl w:val="2BC81E9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E8C"/>
    <w:rsid w:val="00085925"/>
    <w:rsid w:val="001464A5"/>
    <w:rsid w:val="00210505"/>
    <w:rsid w:val="002E5EBD"/>
    <w:rsid w:val="003C6195"/>
    <w:rsid w:val="003C71E3"/>
    <w:rsid w:val="004600C5"/>
    <w:rsid w:val="00463EAC"/>
    <w:rsid w:val="00545F81"/>
    <w:rsid w:val="0056700F"/>
    <w:rsid w:val="00573E15"/>
    <w:rsid w:val="005A36FA"/>
    <w:rsid w:val="006B0E2F"/>
    <w:rsid w:val="006E78C4"/>
    <w:rsid w:val="0078470E"/>
    <w:rsid w:val="007934C2"/>
    <w:rsid w:val="007B616D"/>
    <w:rsid w:val="008065BA"/>
    <w:rsid w:val="00854444"/>
    <w:rsid w:val="008C7E7B"/>
    <w:rsid w:val="008E32C0"/>
    <w:rsid w:val="00925C64"/>
    <w:rsid w:val="009336DA"/>
    <w:rsid w:val="00976364"/>
    <w:rsid w:val="00987EEF"/>
    <w:rsid w:val="009A14F2"/>
    <w:rsid w:val="00A06B6D"/>
    <w:rsid w:val="00AA3D36"/>
    <w:rsid w:val="00AE7E8C"/>
    <w:rsid w:val="00B240B3"/>
    <w:rsid w:val="00B547B1"/>
    <w:rsid w:val="00B85F2E"/>
    <w:rsid w:val="00C64B8F"/>
    <w:rsid w:val="00CA0466"/>
    <w:rsid w:val="00CE3084"/>
    <w:rsid w:val="00D10185"/>
    <w:rsid w:val="00D17772"/>
    <w:rsid w:val="00D72E1A"/>
    <w:rsid w:val="00E05F8A"/>
    <w:rsid w:val="00E4322E"/>
    <w:rsid w:val="00F54D26"/>
    <w:rsid w:val="00F87424"/>
    <w:rsid w:val="00F94B4A"/>
    <w:rsid w:val="00FA1163"/>
    <w:rsid w:val="00FC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5EB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D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D36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5EBD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D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D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oleObject" Target="embeddings/oleObject2.bin"/><Relationship Id="rId4" Type="http://schemas.microsoft.com/office/2007/relationships/stylesWithEffects" Target="stylesWithEffect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EABBC2-29F1-4D75-892A-5A858FECD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</Pages>
  <Words>1185</Words>
  <Characters>6403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Aggelos</dc:creator>
  <cp:keywords/>
  <dc:description/>
  <cp:lastModifiedBy>user</cp:lastModifiedBy>
  <cp:revision>33</cp:revision>
  <cp:lastPrinted>2016-09-20T10:40:00Z</cp:lastPrinted>
  <dcterms:created xsi:type="dcterms:W3CDTF">2014-07-29T21:05:00Z</dcterms:created>
  <dcterms:modified xsi:type="dcterms:W3CDTF">2016-09-20T11:21:00Z</dcterms:modified>
</cp:coreProperties>
</file>